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7E744" w14:textId="77777777" w:rsidR="006D47BD" w:rsidRDefault="006D47BD">
      <w:pPr>
        <w:spacing w:before="400"/>
      </w:pPr>
    </w:p>
    <w:p w14:paraId="05801624" w14:textId="77777777" w:rsidR="006D47BD" w:rsidRDefault="00BD2036">
      <w:pPr>
        <w:spacing w:before="200" w:after="60"/>
        <w:jc w:val="center"/>
      </w:pPr>
      <w:r>
        <w:rPr>
          <w:rFonts w:ascii="Arial" w:eastAsia="Arial" w:hAnsi="Arial" w:cs="Arial"/>
          <w:b/>
          <w:bCs/>
          <w:color w:val="1A6B7B"/>
          <w:sz w:val="48"/>
          <w:szCs w:val="48"/>
        </w:rPr>
        <w:t>INVENTORY MANAGEMENT SYSTEM</w:t>
      </w:r>
    </w:p>
    <w:p w14:paraId="1DDE0F10" w14:textId="77777777" w:rsidR="006D47BD" w:rsidRDefault="00BD2036">
      <w:pPr>
        <w:spacing w:after="120"/>
        <w:jc w:val="center"/>
      </w:pPr>
      <w:r>
        <w:rPr>
          <w:rFonts w:ascii="Arial" w:eastAsia="Arial" w:hAnsi="Arial" w:cs="Arial"/>
          <w:i/>
          <w:iCs/>
          <w:sz w:val="28"/>
          <w:szCs w:val="28"/>
        </w:rPr>
        <w:t>(Terminal Tracking Application)</w:t>
      </w:r>
    </w:p>
    <w:p w14:paraId="6AF4A430" w14:textId="77777777" w:rsidR="006D47BD" w:rsidRDefault="00BD2036">
      <w:pPr>
        <w:pBdr>
          <w:bottom w:val="single" w:sz="12" w:space="0" w:color="F7941D"/>
        </w:pBdr>
        <w:spacing w:after="240"/>
        <w:jc w:val="center"/>
      </w:pPr>
      <w:r>
        <w:rPr>
          <w:rFonts w:ascii="Arial" w:eastAsia="Arial" w:hAnsi="Arial" w:cs="Arial"/>
          <w:i/>
          <w:iCs/>
          <w:color w:val="003087"/>
          <w:sz w:val="28"/>
          <w:szCs w:val="28"/>
        </w:rPr>
        <w:t>Product Requirements Document</w:t>
      </w:r>
    </w:p>
    <w:p w14:paraId="464BBB4D" w14:textId="77777777" w:rsidR="006D47BD" w:rsidRDefault="006D47BD">
      <w:pPr>
        <w:spacing w:before="240" w:after="24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tblGrid>
      <w:tr w:rsidR="006D47BD" w14:paraId="255F65B7" w14:textId="77777777">
        <w:tc>
          <w:tcPr>
            <w:tcW w:w="30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25D482C" w14:textId="77777777" w:rsidR="006D47BD" w:rsidRDefault="00BD2036">
            <w:r>
              <w:rPr>
                <w:rFonts w:ascii="Arial" w:eastAsia="Arial" w:hAnsi="Arial" w:cs="Arial"/>
                <w:b/>
                <w:bCs/>
                <w:sz w:val="22"/>
                <w:szCs w:val="22"/>
              </w:rPr>
              <w:t>Version</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A6999A" w14:textId="77777777" w:rsidR="006D47BD" w:rsidRDefault="00BD2036">
            <w:r>
              <w:rPr>
                <w:rFonts w:ascii="Arial" w:eastAsia="Arial" w:hAnsi="Arial" w:cs="Arial"/>
                <w:sz w:val="22"/>
                <w:szCs w:val="22"/>
              </w:rPr>
              <w:t>1.3 — Consolidated (R1 complete · R2 full scope)</w:t>
            </w:r>
          </w:p>
        </w:tc>
      </w:tr>
      <w:tr w:rsidR="006D47BD" w14:paraId="673942D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CDDCDE" w14:textId="77777777" w:rsidR="006D47BD" w:rsidRDefault="00BD2036">
            <w:r>
              <w:rPr>
                <w:rFonts w:ascii="Arial" w:eastAsia="Arial" w:hAnsi="Arial" w:cs="Arial"/>
                <w:b/>
                <w:bCs/>
                <w:sz w:val="22"/>
                <w:szCs w:val="22"/>
              </w:rPr>
              <w:t>Date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9F241E" w14:textId="77777777" w:rsidR="006D47BD" w:rsidRDefault="00BD2036">
            <w:r>
              <w:rPr>
                <w:rFonts w:ascii="Arial" w:eastAsia="Arial" w:hAnsi="Arial" w:cs="Arial"/>
                <w:sz w:val="22"/>
                <w:szCs w:val="22"/>
              </w:rPr>
              <w:t>May 2026</w:t>
            </w:r>
          </w:p>
        </w:tc>
      </w:tr>
      <w:tr w:rsidR="006D47BD" w14:paraId="7F63E1F1" w14:textId="77777777">
        <w:tc>
          <w:tcPr>
            <w:tcW w:w="30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AC688A1" w14:textId="77777777" w:rsidR="006D47BD" w:rsidRDefault="00BD2036">
            <w:r>
              <w:rPr>
                <w:rFonts w:ascii="Arial" w:eastAsia="Arial" w:hAnsi="Arial" w:cs="Arial"/>
                <w:b/>
                <w:bCs/>
                <w:sz w:val="22"/>
                <w:szCs w:val="22"/>
              </w:rPr>
              <w:t>Author</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743D63" w14:textId="77777777" w:rsidR="006D47BD" w:rsidRDefault="00BD2036">
            <w:r>
              <w:rPr>
                <w:rFonts w:ascii="Arial" w:eastAsia="Arial" w:hAnsi="Arial" w:cs="Arial"/>
                <w:sz w:val="22"/>
                <w:szCs w:val="22"/>
              </w:rPr>
              <w:t>Jakub Ctvrtnicek</w:t>
            </w:r>
          </w:p>
        </w:tc>
      </w:tr>
      <w:tr w:rsidR="006D47BD" w14:paraId="40A9A05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DFD8BB" w14:textId="77777777" w:rsidR="006D47BD" w:rsidRDefault="00BD2036">
            <w:r>
              <w:rPr>
                <w:rFonts w:ascii="Arial" w:eastAsia="Arial" w:hAnsi="Arial" w:cs="Arial"/>
                <w:b/>
                <w:bCs/>
                <w:sz w:val="22"/>
                <w:szCs w:val="22"/>
              </w:rPr>
              <w:t>Customer</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8A5346" w14:textId="77777777" w:rsidR="006D47BD" w:rsidRDefault="00BD2036">
            <w:r>
              <w:rPr>
                <w:rFonts w:ascii="Arial" w:eastAsia="Arial" w:hAnsi="Arial" w:cs="Arial"/>
                <w:sz w:val="22"/>
                <w:szCs w:val="22"/>
              </w:rPr>
              <w:t>Terminal Distributor</w:t>
            </w:r>
          </w:p>
        </w:tc>
      </w:tr>
      <w:tr w:rsidR="006D47BD" w14:paraId="2FA42735" w14:textId="77777777">
        <w:tc>
          <w:tcPr>
            <w:tcW w:w="30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679D3E5" w14:textId="77777777" w:rsidR="006D47BD" w:rsidRDefault="00BD2036">
            <w:r>
              <w:rPr>
                <w:rFonts w:ascii="Arial" w:eastAsia="Arial" w:hAnsi="Arial" w:cs="Arial"/>
                <w:b/>
                <w:bCs/>
                <w:sz w:val="22"/>
                <w:szCs w:val="22"/>
              </w:rPr>
              <w:t>App Name</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C2D64D" w14:textId="77777777" w:rsidR="006D47BD" w:rsidRDefault="00BD2036">
            <w:r>
              <w:rPr>
                <w:rFonts w:ascii="Arial" w:eastAsia="Arial" w:hAnsi="Arial" w:cs="Arial"/>
                <w:sz w:val="22"/>
                <w:szCs w:val="22"/>
              </w:rPr>
              <w:t>Inventory Management System (IMS)</w:t>
            </w:r>
          </w:p>
        </w:tc>
      </w:tr>
      <w:tr w:rsidR="006D47BD" w14:paraId="0AB2F344"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80F0EC" w14:textId="77777777" w:rsidR="006D47BD" w:rsidRDefault="00BD2036">
            <w:r>
              <w:rPr>
                <w:rFonts w:ascii="Arial" w:eastAsia="Arial" w:hAnsi="Arial" w:cs="Arial"/>
                <w:b/>
                <w:bCs/>
                <w:sz w:val="22"/>
                <w:szCs w:val="22"/>
              </w:rPr>
              <w:t>Classification</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A77151" w14:textId="77777777" w:rsidR="006D47BD" w:rsidRDefault="00BD2036">
            <w:r>
              <w:rPr>
                <w:rFonts w:ascii="Arial" w:eastAsia="Arial" w:hAnsi="Arial" w:cs="Arial"/>
                <w:sz w:val="22"/>
                <w:szCs w:val="22"/>
              </w:rPr>
              <w:t>Confidential</w:t>
            </w:r>
          </w:p>
        </w:tc>
      </w:tr>
      <w:tr w:rsidR="006D47BD" w14:paraId="1D3960AE" w14:textId="77777777">
        <w:tc>
          <w:tcPr>
            <w:tcW w:w="30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E2B2C15" w14:textId="77777777" w:rsidR="006D47BD" w:rsidRDefault="00BD2036">
            <w:r>
              <w:rPr>
                <w:rFonts w:ascii="Arial" w:eastAsia="Arial" w:hAnsi="Arial" w:cs="Arial"/>
                <w:b/>
                <w:bCs/>
                <w:sz w:val="22"/>
                <w:szCs w:val="22"/>
              </w:rPr>
              <w:t>Local URL</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46D3D5" w14:textId="77777777" w:rsidR="006D47BD" w:rsidRDefault="00BD2036">
            <w:r>
              <w:rPr>
                <w:rFonts w:ascii="Arial" w:eastAsia="Arial" w:hAnsi="Arial" w:cs="Arial"/>
                <w:sz w:val="22"/>
                <w:szCs w:val="22"/>
              </w:rPr>
              <w:t>http://localhost:3000</w:t>
            </w:r>
          </w:p>
        </w:tc>
      </w:tr>
      <w:tr w:rsidR="006D47BD" w14:paraId="1B17D978"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3EC5EF" w14:textId="77777777" w:rsidR="006D47BD" w:rsidRDefault="00BD2036">
            <w:r>
              <w:rPr>
                <w:rFonts w:ascii="Arial" w:eastAsia="Arial" w:hAnsi="Arial" w:cs="Arial"/>
                <w:b/>
                <w:bCs/>
                <w:sz w:val="22"/>
                <w:szCs w:val="22"/>
              </w:rPr>
              <w:t>Folder</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3C29AF" w14:textId="77777777" w:rsidR="006D47BD" w:rsidRDefault="00BD2036">
            <w:r>
              <w:rPr>
                <w:rFonts w:ascii="Arial" w:eastAsia="Arial" w:hAnsi="Arial" w:cs="Arial"/>
                <w:sz w:val="22"/>
                <w:szCs w:val="22"/>
              </w:rPr>
              <w:t>C:\\IMSAPP</w:t>
            </w:r>
          </w:p>
        </w:tc>
      </w:tr>
      <w:tr w:rsidR="006D47BD" w14:paraId="7CF881ED" w14:textId="77777777">
        <w:tc>
          <w:tcPr>
            <w:tcW w:w="30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CFEA196" w14:textId="77777777" w:rsidR="006D47BD" w:rsidRDefault="00BD2036">
            <w:r>
              <w:rPr>
                <w:rFonts w:ascii="Arial" w:eastAsia="Arial" w:hAnsi="Arial" w:cs="Arial"/>
                <w:b/>
                <w:bCs/>
                <w:sz w:val="22"/>
                <w:szCs w:val="22"/>
              </w:rPr>
              <w:t>Previous</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8A0542" w14:textId="77777777" w:rsidR="006D47BD" w:rsidRDefault="00BD2036">
            <w:r>
              <w:rPr>
                <w:rFonts w:ascii="Arial" w:eastAsia="Arial" w:hAnsi="Arial" w:cs="Arial"/>
                <w:sz w:val="22"/>
                <w:szCs w:val="22"/>
              </w:rPr>
              <w:t>v1.2 (R2 scope + R1 patches)</w:t>
            </w:r>
          </w:p>
        </w:tc>
      </w:tr>
      <w:tr w:rsidR="006D47BD" w14:paraId="419E2A8C"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9D4FD7" w14:textId="77777777" w:rsidR="006D47BD" w:rsidRDefault="00BD2036">
            <w:r>
              <w:rPr>
                <w:rFonts w:ascii="Arial" w:eastAsia="Arial" w:hAnsi="Arial" w:cs="Arial"/>
                <w:b/>
                <w:bCs/>
                <w:sz w:val="22"/>
                <w:szCs w:val="22"/>
              </w:rPr>
              <w:t>Status</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0CD6EE" w14:textId="77777777" w:rsidR="006D47BD" w:rsidRDefault="00BD2036">
            <w:r>
              <w:rPr>
                <w:rFonts w:ascii="Arial" w:eastAsia="Arial" w:hAnsi="Arial" w:cs="Arial"/>
                <w:sz w:val="22"/>
                <w:szCs w:val="22"/>
              </w:rPr>
              <w:t>R1 complete · R2 in planning</w:t>
            </w:r>
          </w:p>
        </w:tc>
      </w:tr>
    </w:tbl>
    <w:p w14:paraId="6BD31EA4" w14:textId="77777777" w:rsidR="006D47BD" w:rsidRDefault="00BD2036">
      <w:r>
        <w:br w:type="page"/>
      </w:r>
    </w:p>
    <w:p w14:paraId="1D4B6BFF" w14:textId="77777777" w:rsidR="006D47BD" w:rsidRDefault="006D47BD">
      <w:pPr>
        <w:sectPr w:rsidR="006D47BD">
          <w:headerReference w:type="default" r:id="rId7"/>
          <w:footerReference w:type="default" r:id="rId8"/>
          <w:pgSz w:w="11906" w:h="16838"/>
          <w:pgMar w:top="1440" w:right="1440" w:bottom="1440" w:left="1440" w:header="708" w:footer="708" w:gutter="0"/>
          <w:cols w:space="720"/>
          <w:docGrid w:linePitch="360"/>
        </w:sectPr>
      </w:pPr>
    </w:p>
    <w:p w14:paraId="717AD732" w14:textId="77777777" w:rsidR="006D47BD" w:rsidRDefault="00BD2036">
      <w:pPr>
        <w:pStyle w:val="Heading1"/>
        <w:spacing w:before="240" w:after="120"/>
      </w:pPr>
      <w:r>
        <w:rPr>
          <w:rFonts w:ascii="Arial" w:eastAsia="Arial" w:hAnsi="Arial" w:cs="Arial"/>
          <w:b/>
          <w:bCs/>
          <w:color w:val="1A6B7B"/>
        </w:rPr>
        <w:lastRenderedPageBreak/>
        <w:t>1. VERSION HISTORY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6"/>
        <w:gridCol w:w="1376"/>
        <w:gridCol w:w="1686"/>
        <w:gridCol w:w="2362"/>
      </w:tblGrid>
      <w:tr w:rsidR="006D47BD" w14:paraId="582133AB"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109E96E6" w14:textId="77777777" w:rsidR="006D47BD" w:rsidRDefault="00BD2036">
            <w:r>
              <w:rPr>
                <w:rFonts w:ascii="Arial" w:eastAsia="Arial" w:hAnsi="Arial" w:cs="Arial"/>
                <w:b/>
                <w:bCs/>
                <w:sz w:val="22"/>
                <w:szCs w:val="22"/>
              </w:rPr>
              <w:t>Version</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F0FA13D" w14:textId="77777777" w:rsidR="006D47BD" w:rsidRDefault="00BD2036">
            <w:r>
              <w:rPr>
                <w:rFonts w:ascii="Arial" w:eastAsia="Arial" w:hAnsi="Arial" w:cs="Arial"/>
                <w:b/>
                <w:bCs/>
                <w:sz w:val="22"/>
                <w:szCs w:val="22"/>
              </w:rPr>
              <w:t>Date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5A97708" w14:textId="77777777" w:rsidR="006D47BD" w:rsidRDefault="00BD2036">
            <w:r>
              <w:rPr>
                <w:rFonts w:ascii="Arial" w:eastAsia="Arial" w:hAnsi="Arial" w:cs="Arial"/>
                <w:b/>
                <w:bCs/>
                <w:sz w:val="22"/>
                <w:szCs w:val="22"/>
              </w:rPr>
              <w:t>Author</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51482786" w14:textId="77777777" w:rsidR="006D47BD" w:rsidRDefault="00BD2036">
            <w:r>
              <w:rPr>
                <w:rFonts w:ascii="Arial" w:eastAsia="Arial" w:hAnsi="Arial" w:cs="Arial"/>
                <w:b/>
                <w:bCs/>
                <w:sz w:val="22"/>
                <w:szCs w:val="22"/>
              </w:rPr>
              <w:t>Summary</w:t>
            </w:r>
          </w:p>
        </w:tc>
      </w:tr>
      <w:tr w:rsidR="006D47BD" w14:paraId="1390575B"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C807DB" w14:textId="77777777" w:rsidR="006D47BD" w:rsidRDefault="00BD2036">
            <w:r>
              <w:rPr>
                <w:rFonts w:ascii="Arial" w:eastAsia="Arial" w:hAnsi="Arial" w:cs="Arial"/>
                <w:sz w:val="22"/>
                <w:szCs w:val="22"/>
              </w:rPr>
              <w:t>v1.0</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E22323" w14:textId="77777777" w:rsidR="006D47BD" w:rsidRDefault="00BD2036">
            <w:r>
              <w:rPr>
                <w:rFonts w:ascii="Arial" w:eastAsia="Arial" w:hAnsi="Arial" w:cs="Arial"/>
                <w:sz w:val="22"/>
                <w:szCs w:val="22"/>
              </w:rPr>
              <w:t>May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6AF9F7" w14:textId="77777777" w:rsidR="006D47BD" w:rsidRDefault="00BD2036">
            <w:r>
              <w:rPr>
                <w:rFonts w:ascii="Arial" w:eastAsia="Arial" w:hAnsi="Arial" w:cs="Arial"/>
                <w:sz w:val="22"/>
                <w:szCs w:val="22"/>
              </w:rPr>
              <w:t>Jakub Ctvrtnicek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044322" w14:textId="77777777" w:rsidR="006D47BD" w:rsidRDefault="00BD2036">
            <w:r>
              <w:rPr>
                <w:rFonts w:ascii="Arial" w:eastAsia="Arial" w:hAnsi="Arial" w:cs="Arial"/>
                <w:sz w:val="22"/>
                <w:szCs w:val="22"/>
              </w:rPr>
              <w:t>Initial PRD draft — R1 scope defined</w:t>
            </w:r>
          </w:p>
        </w:tc>
      </w:tr>
      <w:tr w:rsidR="006D47BD" w14:paraId="137D18B0"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373F608" w14:textId="77777777" w:rsidR="006D47BD" w:rsidRDefault="00BD2036">
            <w:r>
              <w:rPr>
                <w:rFonts w:ascii="Arial" w:eastAsia="Arial" w:hAnsi="Arial" w:cs="Arial"/>
                <w:sz w:val="22"/>
                <w:szCs w:val="22"/>
              </w:rPr>
              <w:t>v1.1</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2B25EAF" w14:textId="77777777" w:rsidR="006D47BD" w:rsidRDefault="00BD2036">
            <w:r>
              <w:rPr>
                <w:rFonts w:ascii="Arial" w:eastAsia="Arial" w:hAnsi="Arial" w:cs="Arial"/>
                <w:sz w:val="22"/>
                <w:szCs w:val="22"/>
              </w:rPr>
              <w:t>May 2026</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FE727E0" w14:textId="77777777" w:rsidR="006D47BD" w:rsidRDefault="00BD2036">
            <w:r>
              <w:rPr>
                <w:rFonts w:ascii="Arial" w:eastAsia="Arial" w:hAnsi="Arial" w:cs="Arial"/>
                <w:sz w:val="22"/>
                <w:szCs w:val="22"/>
              </w:rPr>
              <w:t>Jakub Ctvrtnicek</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1F1C771" w14:textId="77777777" w:rsidR="006D47BD" w:rsidRDefault="00BD2036">
            <w:r>
              <w:rPr>
                <w:rFonts w:ascii="Arial" w:eastAsia="Arial" w:hAnsi="Arial" w:cs="Arial"/>
                <w:sz w:val="22"/>
                <w:szCs w:val="22"/>
              </w:rPr>
              <w:t>Supplier role, Business Objects, Views, Transit Time Master, Exchange Rate, Order Numbering, state history 1:N, return/repair updates, mass upload expansion</w:t>
            </w:r>
          </w:p>
        </w:tc>
      </w:tr>
      <w:tr w:rsidR="006D47BD" w14:paraId="454B8918"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28DB39" w14:textId="77777777" w:rsidR="006D47BD" w:rsidRDefault="00BD2036">
            <w:r>
              <w:rPr>
                <w:rFonts w:ascii="Arial" w:eastAsia="Arial" w:hAnsi="Arial" w:cs="Arial"/>
                <w:sz w:val="22"/>
                <w:szCs w:val="22"/>
              </w:rPr>
              <w:t>v1.2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6EF7E4" w14:textId="77777777" w:rsidR="006D47BD" w:rsidRDefault="00BD2036">
            <w:r>
              <w:rPr>
                <w:rFonts w:ascii="Arial" w:eastAsia="Arial" w:hAnsi="Arial" w:cs="Arial"/>
                <w:sz w:val="22"/>
                <w:szCs w:val="22"/>
              </w:rPr>
              <w:t>May 2026</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28CC07" w14:textId="77777777" w:rsidR="006D47BD" w:rsidRDefault="00BD2036">
            <w:r>
              <w:rPr>
                <w:rFonts w:ascii="Arial" w:eastAsia="Arial" w:hAnsi="Arial" w:cs="Arial"/>
                <w:sz w:val="22"/>
                <w:szCs w:val="22"/>
              </w:rPr>
              <w:t>Jakub Ctvrtnicek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281F74" w14:textId="77777777" w:rsidR="006D47BD" w:rsidRDefault="00BD2036">
            <w:r>
              <w:rPr>
                <w:rFonts w:ascii="Arial" w:eastAsia="Arial" w:hAnsi="Arial" w:cs="Arial"/>
                <w:sz w:val="22"/>
                <w:szCs w:val="22"/>
              </w:rPr>
              <w:t>R1 complete. R1 patch items. R2 scope with inventory enhancements, cost calculation engine, cost KPI dashboards. API integration deferred.</w:t>
            </w:r>
          </w:p>
        </w:tc>
      </w:tr>
      <w:tr w:rsidR="006D47BD" w14:paraId="2D081FBF"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DD74365" w14:textId="77777777" w:rsidR="006D47BD" w:rsidRDefault="00BD2036">
            <w:r>
              <w:rPr>
                <w:rFonts w:ascii="Arial" w:eastAsia="Arial" w:hAnsi="Arial" w:cs="Arial"/>
                <w:sz w:val="22"/>
                <w:szCs w:val="22"/>
              </w:rPr>
              <w:t>v1.3</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6416630" w14:textId="77777777" w:rsidR="006D47BD" w:rsidRDefault="00BD2036">
            <w:r>
              <w:rPr>
                <w:rFonts w:ascii="Arial" w:eastAsia="Arial" w:hAnsi="Arial" w:cs="Arial"/>
                <w:sz w:val="22"/>
                <w:szCs w:val="22"/>
              </w:rPr>
              <w:t>May 2026</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5FA19E0" w14:textId="77777777" w:rsidR="006D47BD" w:rsidRDefault="00BD2036">
            <w:r>
              <w:rPr>
                <w:rFonts w:ascii="Arial" w:eastAsia="Arial" w:hAnsi="Arial" w:cs="Arial"/>
                <w:sz w:val="22"/>
                <w:szCs w:val="22"/>
              </w:rPr>
              <w:t>Jakub Ctvrtnicek</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6BF896D" w14:textId="77777777" w:rsidR="006D47BD" w:rsidRDefault="00BD2036">
            <w:r>
              <w:rPr>
                <w:rFonts w:ascii="Arial" w:eastAsia="Arial" w:hAnsi="Arial" w:cs="Arial"/>
                <w:sz w:val="22"/>
                <w:szCs w:val="22"/>
              </w:rPr>
              <w:t>Consolidated document. Serial number fields enhanced from Terminals_receiving-Sample. Data model updated from 7 customer sample files. Dispatch/Repair &amp; Rework replaces Repair Orders. Orders split into 3 tabs. Terminal Detail full screen. Business Calendar master data. State lead time + sequence. R2 planning features fully specified.</w:t>
            </w:r>
          </w:p>
        </w:tc>
      </w:tr>
    </w:tbl>
    <w:p w14:paraId="2BB6B3AF" w14:textId="77777777" w:rsidR="006D47BD" w:rsidRDefault="00BD2036">
      <w:r>
        <w:br w:type="page"/>
      </w:r>
    </w:p>
    <w:p w14:paraId="1B181D7D" w14:textId="77777777" w:rsidR="006D47BD" w:rsidRDefault="006D47BD">
      <w:pPr>
        <w:sectPr w:rsidR="006D47BD">
          <w:headerReference w:type="default" r:id="rId9"/>
          <w:footerReference w:type="default" r:id="rId10"/>
          <w:pgSz w:w="11906" w:h="16838"/>
          <w:pgMar w:top="1440" w:right="1440" w:bottom="1440" w:left="1440" w:header="708" w:footer="708" w:gutter="0"/>
          <w:cols w:space="720"/>
          <w:docGrid w:linePitch="360"/>
        </w:sectPr>
      </w:pPr>
    </w:p>
    <w:p w14:paraId="073000E2" w14:textId="77777777" w:rsidR="006D47BD" w:rsidRDefault="00BD2036">
      <w:pPr>
        <w:pStyle w:val="Heading1"/>
        <w:spacing w:before="240" w:after="120"/>
      </w:pPr>
      <w:r>
        <w:rPr>
          <w:rFonts w:ascii="Arial" w:eastAsia="Arial" w:hAnsi="Arial" w:cs="Arial"/>
          <w:b/>
          <w:bCs/>
          <w:color w:val="1A6B7B"/>
        </w:rPr>
        <w:lastRenderedPageBreak/>
        <w:t>2. EXECUTIVE SUMMARY</w:t>
      </w:r>
    </w:p>
    <w:p w14:paraId="579E819E" w14:textId="4AB1DA8C" w:rsidR="006D47BD" w:rsidRDefault="00BD2036">
      <w:pPr>
        <w:spacing w:before="80" w:after="80"/>
        <w:rPr>
          <w:rFonts w:ascii="Arial" w:eastAsia="Arial" w:hAnsi="Arial" w:cs="Arial"/>
          <w:sz w:val="22"/>
          <w:szCs w:val="22"/>
        </w:rPr>
      </w:pPr>
      <w:r>
        <w:rPr>
          <w:rFonts w:ascii="Arial" w:eastAsia="Arial" w:hAnsi="Arial" w:cs="Arial"/>
          <w:sz w:val="22"/>
          <w:szCs w:val="22"/>
        </w:rPr>
        <w:t>The Inventory Management System (IMS) is a purpose-built standalone web application for Terminal Distributor — a global payment terminal distributor managing serialised payment devices across a worldwide warehouse network. The application is the master system of record for terminal serial number tracking, inventory counts, order management, and cost calculation</w:t>
      </w:r>
      <w:r w:rsidR="006449E8" w:rsidRPr="006449E8">
        <w:rPr>
          <w:rFonts w:ascii="Arial" w:eastAsia="Arial" w:hAnsi="Arial" w:cs="Arial"/>
          <w:sz w:val="22"/>
          <w:szCs w:val="22"/>
        </w:rPr>
        <w:t>, demand and supply planning and simulations.</w:t>
      </w:r>
    </w:p>
    <w:p w14:paraId="197925D9" w14:textId="77777777" w:rsidR="006449E8" w:rsidRDefault="006449E8">
      <w:pPr>
        <w:spacing w:before="80" w:after="80"/>
      </w:pPr>
    </w:p>
    <w:p w14:paraId="76DF67FB" w14:textId="01E26ACF" w:rsidR="006D47BD" w:rsidRDefault="00BD2036">
      <w:pPr>
        <w:spacing w:before="80" w:after="80"/>
      </w:pPr>
      <w:r>
        <w:rPr>
          <w:rFonts w:ascii="Arial" w:eastAsia="Arial" w:hAnsi="Arial" w:cs="Arial"/>
          <w:sz w:val="22"/>
          <w:szCs w:val="22"/>
        </w:rPr>
        <w:t>Release 1 and Release 2 are complete, fully tested, and source code has been uploaded to GitHub. The application is running locally at http://localhost:3000 in C:\IMSAPP. This document is the consolidated v1.3 PRD covering: the full R1 feature set as delivered, R1 patch items applied, and the complete R2 feature set as delivered including inventory enhancements, cost calculation, planning (demand, supply, repositioning), purchase prediction, alerting, and API integration. Release 3 is in preparation — requirements to be submitted.</w:t>
      </w:r>
    </w:p>
    <w:p w14:paraId="2E0CCB4B" w14:textId="77777777" w:rsidR="006449E8" w:rsidRDefault="006449E8">
      <w:pPr>
        <w:spacing w:before="80" w:after="80"/>
        <w:rPr>
          <w:rFonts w:ascii="Arial" w:eastAsia="Arial" w:hAnsi="Arial" w:cs="Arial"/>
          <w:sz w:val="22"/>
          <w:szCs w:val="22"/>
        </w:rPr>
      </w:pPr>
    </w:p>
    <w:p w14:paraId="73A5035D" w14:textId="66282B2A" w:rsidR="006D47BD" w:rsidRDefault="00BD2036">
      <w:pPr>
        <w:spacing w:before="80" w:after="80"/>
      </w:pPr>
      <w:r>
        <w:rPr>
          <w:rFonts w:ascii="Arial" w:eastAsia="Arial" w:hAnsi="Arial" w:cs="Arial"/>
          <w:sz w:val="22"/>
          <w:szCs w:val="22"/>
        </w:rPr>
        <w:t>Technology: React + Vite frontend, e2open teal green (#1A6B7B) navbar, Python FastAPI backend, SQLite (local) → PostgreSQL (server), Tailwind CSS, JWT auth.</w:t>
      </w:r>
    </w:p>
    <w:p w14:paraId="1C7EF84E" w14:textId="77777777" w:rsidR="006D47BD" w:rsidRDefault="00BD2036">
      <w:r>
        <w:br w:type="page"/>
      </w:r>
    </w:p>
    <w:p w14:paraId="4E088301" w14:textId="77777777" w:rsidR="006D47BD" w:rsidRDefault="006D47BD">
      <w:pPr>
        <w:sectPr w:rsidR="006D47BD">
          <w:headerReference w:type="default" r:id="rId11"/>
          <w:footerReference w:type="default" r:id="rId12"/>
          <w:pgSz w:w="11906" w:h="16838"/>
          <w:pgMar w:top="1440" w:right="1440" w:bottom="1440" w:left="1440" w:header="708" w:footer="708" w:gutter="0"/>
          <w:cols w:space="720"/>
          <w:docGrid w:linePitch="360"/>
        </w:sectPr>
      </w:pPr>
    </w:p>
    <w:p w14:paraId="37969FD2" w14:textId="77777777" w:rsidR="006D47BD" w:rsidRDefault="00BD2036">
      <w:pPr>
        <w:pStyle w:val="Heading1"/>
        <w:spacing w:before="240" w:after="120"/>
      </w:pPr>
      <w:r>
        <w:rPr>
          <w:rFonts w:ascii="Arial" w:eastAsia="Arial" w:hAnsi="Arial" w:cs="Arial"/>
          <w:b/>
          <w:bCs/>
          <w:color w:val="1A6B7B"/>
        </w:rPr>
        <w:lastRenderedPageBreak/>
        <w:t>3. BACKGROUND &amp; CONTEXT</w:t>
      </w:r>
    </w:p>
    <w:p w14:paraId="287E08B1" w14:textId="77777777" w:rsidR="006D47BD" w:rsidRDefault="00BD2036">
      <w:pPr>
        <w:pStyle w:val="Heading2"/>
        <w:spacing w:before="180" w:after="100"/>
      </w:pPr>
      <w:r>
        <w:rPr>
          <w:rFonts w:ascii="Arial" w:eastAsia="Arial" w:hAnsi="Arial" w:cs="Arial"/>
          <w:b/>
          <w:bCs/>
          <w:color w:val="1A6B7B"/>
          <w:sz w:val="28"/>
          <w:szCs w:val="28"/>
        </w:rPr>
        <w:t>3.1 Customer Profile</w:t>
      </w:r>
    </w:p>
    <w:p w14:paraId="06203A22" w14:textId="77777777" w:rsidR="006D47BD" w:rsidRDefault="00BD2036">
      <w:pPr>
        <w:spacing w:before="80" w:after="80"/>
      </w:pPr>
      <w:r>
        <w:rPr>
          <w:rFonts w:ascii="Arial" w:eastAsia="Arial" w:hAnsi="Arial" w:cs="Arial"/>
          <w:sz w:val="22"/>
          <w:szCs w:val="22"/>
        </w:rPr>
        <w:t>Terminal Distributor is a global distributor of payment terminals operating a network of warehouses and FSLs across Europe, North America, Asia-Pacific, and South America. Portfolio: ~486 SKUs including serialised payment terminals, serialised accessories (pin pads, contactless readers), and non-serialised accessories (cables, SIM cards, receipt rolls, batteries — referred to in IMS as Accessories).</w:t>
      </w:r>
    </w:p>
    <w:p w14:paraId="1D62D6F0" w14:textId="77777777" w:rsidR="006D47BD" w:rsidRDefault="00BD2036">
      <w:pPr>
        <w:pStyle w:val="Heading2"/>
        <w:spacing w:before="180" w:after="100"/>
      </w:pPr>
      <w:r>
        <w:rPr>
          <w:rFonts w:ascii="Arial" w:eastAsia="Arial" w:hAnsi="Arial" w:cs="Arial"/>
          <w:b/>
          <w:bCs/>
          <w:color w:val="1A6B7B"/>
          <w:sz w:val="28"/>
          <w:szCs w:val="28"/>
        </w:rPr>
        <w:t>3.2 Warehouse &amp; FSL Network</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8"/>
        <w:gridCol w:w="1448"/>
        <w:gridCol w:w="1448"/>
        <w:gridCol w:w="1268"/>
        <w:gridCol w:w="1388"/>
      </w:tblGrid>
      <w:tr w:rsidR="006D47BD" w14:paraId="55B233F1"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73DC6B95" w14:textId="77777777" w:rsidR="006D47BD" w:rsidRDefault="00BD2036">
            <w:r>
              <w:rPr>
                <w:rFonts w:ascii="Arial" w:eastAsia="Arial" w:hAnsi="Arial" w:cs="Arial"/>
                <w:b/>
                <w:bCs/>
                <w:sz w:val="22"/>
                <w:szCs w:val="22"/>
              </w:rPr>
              <w:t>Code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6A182E62" w14:textId="77777777" w:rsidR="006D47BD" w:rsidRDefault="00BD2036">
            <w:r>
              <w:rPr>
                <w:rFonts w:ascii="Arial" w:eastAsia="Arial" w:hAnsi="Arial" w:cs="Arial"/>
                <w:b/>
                <w:bCs/>
                <w:sz w:val="22"/>
                <w:szCs w:val="22"/>
              </w:rPr>
              <w:t>Name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3CB85E29" w14:textId="77777777" w:rsidR="006D47BD" w:rsidRDefault="00BD2036">
            <w:r>
              <w:rPr>
                <w:rFonts w:ascii="Arial" w:eastAsia="Arial" w:hAnsi="Arial" w:cs="Arial"/>
                <w:b/>
                <w:bCs/>
                <w:sz w:val="22"/>
                <w:szCs w:val="22"/>
              </w:rPr>
              <w:t>Country</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8012EB4" w14:textId="77777777" w:rsidR="006D47BD" w:rsidRDefault="00BD2036">
            <w:r>
              <w:rPr>
                <w:rFonts w:ascii="Arial" w:eastAsia="Arial" w:hAnsi="Arial" w:cs="Arial"/>
                <w:b/>
                <w:bCs/>
                <w:sz w:val="22"/>
                <w:szCs w:val="22"/>
              </w:rPr>
              <w:t>Region</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306960C5" w14:textId="77777777" w:rsidR="006D47BD" w:rsidRDefault="00BD2036">
            <w:r>
              <w:rPr>
                <w:rFonts w:ascii="Arial" w:eastAsia="Arial" w:hAnsi="Arial" w:cs="Arial"/>
                <w:b/>
                <w:bCs/>
                <w:sz w:val="22"/>
                <w:szCs w:val="22"/>
              </w:rPr>
              <w:t>Type</w:t>
            </w:r>
          </w:p>
        </w:tc>
      </w:tr>
      <w:tr w:rsidR="006D47BD" w14:paraId="1F66A18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7F7E3E" w14:textId="77777777" w:rsidR="006D47BD" w:rsidRDefault="00BD2036">
            <w:r>
              <w:rPr>
                <w:rFonts w:ascii="Arial" w:eastAsia="Arial" w:hAnsi="Arial" w:cs="Arial"/>
                <w:sz w:val="22"/>
                <w:szCs w:val="22"/>
              </w:rPr>
              <w:t>Oostrum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1AD443" w14:textId="77777777" w:rsidR="006D47BD" w:rsidRDefault="00BD2036">
            <w:r>
              <w:rPr>
                <w:rFonts w:ascii="Arial" w:eastAsia="Arial" w:hAnsi="Arial" w:cs="Arial"/>
                <w:sz w:val="22"/>
                <w:szCs w:val="22"/>
              </w:rPr>
              <w:t>Oostrum Warehouse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4DC99B" w14:textId="77777777" w:rsidR="006D47BD" w:rsidRDefault="00BD2036">
            <w:r>
              <w:rPr>
                <w:rFonts w:ascii="Arial" w:eastAsia="Arial" w:hAnsi="Arial" w:cs="Arial"/>
                <w:sz w:val="22"/>
                <w:szCs w:val="22"/>
              </w:rPr>
              <w:t>Netherlands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3C3326" w14:textId="77777777" w:rsidR="006D47BD" w:rsidRDefault="00BD2036">
            <w:r>
              <w:rPr>
                <w:rFonts w:ascii="Arial" w:eastAsia="Arial" w:hAnsi="Arial" w:cs="Arial"/>
                <w:sz w:val="22"/>
                <w:szCs w:val="22"/>
              </w:rPr>
              <w:t>Europe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830BC0" w14:textId="77777777" w:rsidR="006D47BD" w:rsidRDefault="00BD2036">
            <w:r>
              <w:rPr>
                <w:rFonts w:ascii="Arial" w:eastAsia="Arial" w:hAnsi="Arial" w:cs="Arial"/>
                <w:sz w:val="22"/>
                <w:szCs w:val="22"/>
              </w:rPr>
              <w:t>Warehouse</w:t>
            </w:r>
          </w:p>
        </w:tc>
      </w:tr>
      <w:tr w:rsidR="006D47BD" w14:paraId="164F7B05"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F4EF37C" w14:textId="77777777" w:rsidR="006D47BD" w:rsidRDefault="00BD2036">
            <w:r>
              <w:rPr>
                <w:rFonts w:ascii="Arial" w:eastAsia="Arial" w:hAnsi="Arial" w:cs="Arial"/>
                <w:sz w:val="22"/>
                <w:szCs w:val="22"/>
              </w:rPr>
              <w:t>DHLAU</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2DFAE2B" w14:textId="77777777" w:rsidR="006D47BD" w:rsidRDefault="00BD2036">
            <w:r>
              <w:rPr>
                <w:rFonts w:ascii="Arial" w:eastAsia="Arial" w:hAnsi="Arial" w:cs="Arial"/>
                <w:sz w:val="22"/>
                <w:szCs w:val="22"/>
              </w:rPr>
              <w:t>DHL Australia</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A298474" w14:textId="77777777" w:rsidR="006D47BD" w:rsidRDefault="00BD2036">
            <w:r>
              <w:rPr>
                <w:rFonts w:ascii="Arial" w:eastAsia="Arial" w:hAnsi="Arial" w:cs="Arial"/>
                <w:sz w:val="22"/>
                <w:szCs w:val="22"/>
              </w:rPr>
              <w:t>Australia</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5CB585D" w14:textId="77777777" w:rsidR="006D47BD" w:rsidRDefault="00BD2036">
            <w:r>
              <w:rPr>
                <w:rFonts w:ascii="Arial" w:eastAsia="Arial" w:hAnsi="Arial" w:cs="Arial"/>
                <w:sz w:val="22"/>
                <w:szCs w:val="22"/>
              </w:rPr>
              <w:t>Asia-Pacific</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509DC25" w14:textId="77777777" w:rsidR="006D47BD" w:rsidRDefault="00BD2036">
            <w:r>
              <w:rPr>
                <w:rFonts w:ascii="Arial" w:eastAsia="Arial" w:hAnsi="Arial" w:cs="Arial"/>
                <w:sz w:val="22"/>
                <w:szCs w:val="22"/>
              </w:rPr>
              <w:t>Warehouse</w:t>
            </w:r>
          </w:p>
        </w:tc>
      </w:tr>
      <w:tr w:rsidR="006D47BD" w14:paraId="709B8AB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2F20CC" w14:textId="77777777" w:rsidR="006D47BD" w:rsidRDefault="00BD2036">
            <w:r>
              <w:rPr>
                <w:rFonts w:ascii="Arial" w:eastAsia="Arial" w:hAnsi="Arial" w:cs="Arial"/>
                <w:sz w:val="22"/>
                <w:szCs w:val="22"/>
              </w:rPr>
              <w:t>Memphis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09EB81" w14:textId="77777777" w:rsidR="006D47BD" w:rsidRDefault="00BD2036">
            <w:r>
              <w:rPr>
                <w:rFonts w:ascii="Arial" w:eastAsia="Arial" w:hAnsi="Arial" w:cs="Arial"/>
                <w:sz w:val="22"/>
                <w:szCs w:val="22"/>
              </w:rPr>
              <w:t>Memphis Warehouse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9C92F3" w14:textId="77777777" w:rsidR="006D47BD" w:rsidRDefault="00BD2036">
            <w:r>
              <w:rPr>
                <w:rFonts w:ascii="Arial" w:eastAsia="Arial" w:hAnsi="Arial" w:cs="Arial"/>
                <w:sz w:val="22"/>
                <w:szCs w:val="22"/>
              </w:rPr>
              <w:t>USA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BE5203" w14:textId="77777777" w:rsidR="006D47BD" w:rsidRDefault="00BD2036">
            <w:r>
              <w:rPr>
                <w:rFonts w:ascii="Arial" w:eastAsia="Arial" w:hAnsi="Arial" w:cs="Arial"/>
                <w:sz w:val="22"/>
                <w:szCs w:val="22"/>
              </w:rPr>
              <w:t>North America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5D1FD8" w14:textId="77777777" w:rsidR="006D47BD" w:rsidRDefault="00BD2036">
            <w:r>
              <w:rPr>
                <w:rFonts w:ascii="Arial" w:eastAsia="Arial" w:hAnsi="Arial" w:cs="Arial"/>
                <w:sz w:val="22"/>
                <w:szCs w:val="22"/>
              </w:rPr>
              <w:t>Warehouse</w:t>
            </w:r>
          </w:p>
        </w:tc>
      </w:tr>
      <w:tr w:rsidR="006D47BD" w14:paraId="0DF2C2BA"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A267CBC" w14:textId="77777777" w:rsidR="006D47BD" w:rsidRDefault="00BD2036">
            <w:r>
              <w:rPr>
                <w:rFonts w:ascii="Arial" w:eastAsia="Arial" w:hAnsi="Arial" w:cs="Arial"/>
                <w:sz w:val="22"/>
                <w:szCs w:val="22"/>
              </w:rPr>
              <w:t>Sacramento</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18BE661" w14:textId="77777777" w:rsidR="006D47BD" w:rsidRDefault="00BD2036">
            <w:r>
              <w:rPr>
                <w:rFonts w:ascii="Arial" w:eastAsia="Arial" w:hAnsi="Arial" w:cs="Arial"/>
                <w:sz w:val="22"/>
                <w:szCs w:val="22"/>
              </w:rPr>
              <w:t>Sacramento Warehouse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F11E5E9" w14:textId="77777777" w:rsidR="006D47BD" w:rsidRDefault="00BD2036">
            <w:r>
              <w:rPr>
                <w:rFonts w:ascii="Arial" w:eastAsia="Arial" w:hAnsi="Arial" w:cs="Arial"/>
                <w:sz w:val="22"/>
                <w:szCs w:val="22"/>
              </w:rPr>
              <w:t>USA</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CAE1134" w14:textId="77777777" w:rsidR="006D47BD" w:rsidRDefault="00BD2036">
            <w:r>
              <w:rPr>
                <w:rFonts w:ascii="Arial" w:eastAsia="Arial" w:hAnsi="Arial" w:cs="Arial"/>
                <w:sz w:val="22"/>
                <w:szCs w:val="22"/>
              </w:rPr>
              <w:t>North America</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CD6F7F1" w14:textId="77777777" w:rsidR="006D47BD" w:rsidRDefault="00BD2036">
            <w:r>
              <w:rPr>
                <w:rFonts w:ascii="Arial" w:eastAsia="Arial" w:hAnsi="Arial" w:cs="Arial"/>
                <w:sz w:val="22"/>
                <w:szCs w:val="22"/>
              </w:rPr>
              <w:t>Warehouse</w:t>
            </w:r>
          </w:p>
        </w:tc>
      </w:tr>
      <w:tr w:rsidR="006D47BD" w14:paraId="1DC4027B"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251BE2" w14:textId="77777777" w:rsidR="006D47BD" w:rsidRDefault="00BD2036">
            <w:r>
              <w:rPr>
                <w:rFonts w:ascii="Arial" w:eastAsia="Arial" w:hAnsi="Arial" w:cs="Arial"/>
                <w:sz w:val="22"/>
                <w:szCs w:val="22"/>
              </w:rPr>
              <w:t>Sorocaba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AB7D6C" w14:textId="77777777" w:rsidR="006D47BD" w:rsidRDefault="00BD2036">
            <w:r>
              <w:rPr>
                <w:rFonts w:ascii="Arial" w:eastAsia="Arial" w:hAnsi="Arial" w:cs="Arial"/>
                <w:sz w:val="22"/>
                <w:szCs w:val="22"/>
              </w:rPr>
              <w:t>Sorocaba Warehouse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F78DA6" w14:textId="77777777" w:rsidR="006D47BD" w:rsidRDefault="00BD2036">
            <w:r>
              <w:rPr>
                <w:rFonts w:ascii="Arial" w:eastAsia="Arial" w:hAnsi="Arial" w:cs="Arial"/>
                <w:sz w:val="22"/>
                <w:szCs w:val="22"/>
              </w:rPr>
              <w:t>Brazil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01E50F" w14:textId="77777777" w:rsidR="006D47BD" w:rsidRDefault="00BD2036">
            <w:r>
              <w:rPr>
                <w:rFonts w:ascii="Arial" w:eastAsia="Arial" w:hAnsi="Arial" w:cs="Arial"/>
                <w:sz w:val="22"/>
                <w:szCs w:val="22"/>
              </w:rPr>
              <w:t>South America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BD3C6D" w14:textId="77777777" w:rsidR="006D47BD" w:rsidRDefault="00BD2036">
            <w:r>
              <w:rPr>
                <w:rFonts w:ascii="Arial" w:eastAsia="Arial" w:hAnsi="Arial" w:cs="Arial"/>
                <w:sz w:val="22"/>
                <w:szCs w:val="22"/>
              </w:rPr>
              <w:t>Warehouse</w:t>
            </w:r>
          </w:p>
        </w:tc>
      </w:tr>
      <w:tr w:rsidR="006D47BD" w14:paraId="631024B3"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39FFD35" w14:textId="77777777" w:rsidR="006D47BD" w:rsidRDefault="00BD2036">
            <w:r>
              <w:rPr>
                <w:rFonts w:ascii="Arial" w:eastAsia="Arial" w:hAnsi="Arial" w:cs="Arial"/>
                <w:sz w:val="22"/>
                <w:szCs w:val="22"/>
              </w:rPr>
              <w:t>Changi</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BC18989" w14:textId="77777777" w:rsidR="006D47BD" w:rsidRDefault="00BD2036">
            <w:r>
              <w:rPr>
                <w:rFonts w:ascii="Arial" w:eastAsia="Arial" w:hAnsi="Arial" w:cs="Arial"/>
                <w:sz w:val="22"/>
                <w:szCs w:val="22"/>
              </w:rPr>
              <w:t>Changi Singapore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AC617D9" w14:textId="77777777" w:rsidR="006D47BD" w:rsidRDefault="00BD2036">
            <w:r>
              <w:rPr>
                <w:rFonts w:ascii="Arial" w:eastAsia="Arial" w:hAnsi="Arial" w:cs="Arial"/>
                <w:sz w:val="22"/>
                <w:szCs w:val="22"/>
              </w:rPr>
              <w:t>Singapore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C8DB9D2" w14:textId="77777777" w:rsidR="006D47BD" w:rsidRDefault="00BD2036">
            <w:r>
              <w:rPr>
                <w:rFonts w:ascii="Arial" w:eastAsia="Arial" w:hAnsi="Arial" w:cs="Arial"/>
                <w:sz w:val="22"/>
                <w:szCs w:val="22"/>
              </w:rPr>
              <w:t>Asia-Pacific</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41E8CE6" w14:textId="77777777" w:rsidR="006D47BD" w:rsidRDefault="00BD2036">
            <w:r>
              <w:rPr>
                <w:rFonts w:ascii="Arial" w:eastAsia="Arial" w:hAnsi="Arial" w:cs="Arial"/>
                <w:sz w:val="22"/>
                <w:szCs w:val="22"/>
              </w:rPr>
              <w:t>Warehouse</w:t>
            </w:r>
          </w:p>
        </w:tc>
      </w:tr>
      <w:tr w:rsidR="006D47BD" w14:paraId="3AEE2F4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5CDC5D" w14:textId="77777777" w:rsidR="006D47BD" w:rsidRDefault="00BD2036">
            <w:r>
              <w:rPr>
                <w:rFonts w:ascii="Arial" w:eastAsia="Arial" w:hAnsi="Arial" w:cs="Arial"/>
                <w:sz w:val="22"/>
                <w:szCs w:val="22"/>
              </w:rPr>
              <w:t>FSLUK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7EC6DB" w14:textId="77777777" w:rsidR="006D47BD" w:rsidRDefault="00BD2036">
            <w:r>
              <w:rPr>
                <w:rFonts w:ascii="Arial" w:eastAsia="Arial" w:hAnsi="Arial" w:cs="Arial"/>
                <w:sz w:val="22"/>
                <w:szCs w:val="22"/>
              </w:rPr>
              <w:t>FSL United Kingdom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9FAF21" w14:textId="77777777" w:rsidR="006D47BD" w:rsidRDefault="00BD2036">
            <w:r>
              <w:rPr>
                <w:rFonts w:ascii="Arial" w:eastAsia="Arial" w:hAnsi="Arial" w:cs="Arial"/>
                <w:sz w:val="22"/>
                <w:szCs w:val="22"/>
              </w:rPr>
              <w:t>UK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0E4A4C" w14:textId="77777777" w:rsidR="006D47BD" w:rsidRDefault="00BD2036">
            <w:r>
              <w:rPr>
                <w:rFonts w:ascii="Arial" w:eastAsia="Arial" w:hAnsi="Arial" w:cs="Arial"/>
                <w:sz w:val="22"/>
                <w:szCs w:val="22"/>
              </w:rPr>
              <w:t>UK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452020" w14:textId="77777777" w:rsidR="006D47BD" w:rsidRDefault="00BD2036">
            <w:r>
              <w:rPr>
                <w:rFonts w:ascii="Arial" w:eastAsia="Arial" w:hAnsi="Arial" w:cs="Arial"/>
                <w:sz w:val="22"/>
                <w:szCs w:val="22"/>
              </w:rPr>
              <w:t>FSL</w:t>
            </w:r>
          </w:p>
        </w:tc>
      </w:tr>
      <w:tr w:rsidR="006D47BD" w14:paraId="205D5327"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E98DE2E" w14:textId="77777777" w:rsidR="006D47BD" w:rsidRDefault="00BD2036">
            <w:r>
              <w:rPr>
                <w:rFonts w:ascii="Arial" w:eastAsia="Arial" w:hAnsi="Arial" w:cs="Arial"/>
                <w:sz w:val="22"/>
                <w:szCs w:val="22"/>
              </w:rPr>
              <w:t>FSLMX</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99082AC" w14:textId="77777777" w:rsidR="006D47BD" w:rsidRDefault="00BD2036">
            <w:r>
              <w:rPr>
                <w:rFonts w:ascii="Arial" w:eastAsia="Arial" w:hAnsi="Arial" w:cs="Arial"/>
                <w:sz w:val="22"/>
                <w:szCs w:val="22"/>
              </w:rPr>
              <w:t>FSL Mexico</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7F1D2E8" w14:textId="77777777" w:rsidR="006D47BD" w:rsidRDefault="00BD2036">
            <w:r>
              <w:rPr>
                <w:rFonts w:ascii="Arial" w:eastAsia="Arial" w:hAnsi="Arial" w:cs="Arial"/>
                <w:sz w:val="22"/>
                <w:szCs w:val="22"/>
              </w:rPr>
              <w:t>Mexico</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334E0A2" w14:textId="77777777" w:rsidR="006D47BD" w:rsidRDefault="00BD2036">
            <w:r>
              <w:rPr>
                <w:rFonts w:ascii="Arial" w:eastAsia="Arial" w:hAnsi="Arial" w:cs="Arial"/>
                <w:sz w:val="22"/>
                <w:szCs w:val="22"/>
              </w:rPr>
              <w:t>Mexico</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E9A4BDE" w14:textId="77777777" w:rsidR="006D47BD" w:rsidRDefault="00BD2036">
            <w:r>
              <w:rPr>
                <w:rFonts w:ascii="Arial" w:eastAsia="Arial" w:hAnsi="Arial" w:cs="Arial"/>
                <w:sz w:val="22"/>
                <w:szCs w:val="22"/>
              </w:rPr>
              <w:t>FSL</w:t>
            </w:r>
          </w:p>
        </w:tc>
      </w:tr>
      <w:tr w:rsidR="006D47BD" w14:paraId="4690CA4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4BBEEF" w14:textId="77777777" w:rsidR="006D47BD" w:rsidRDefault="00BD2036">
            <w:r>
              <w:rPr>
                <w:rFonts w:ascii="Arial" w:eastAsia="Arial" w:hAnsi="Arial" w:cs="Arial"/>
                <w:sz w:val="22"/>
                <w:szCs w:val="22"/>
              </w:rPr>
              <w:t>FSLSG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E8A067" w14:textId="77777777" w:rsidR="006D47BD" w:rsidRDefault="00BD2036">
            <w:r>
              <w:rPr>
                <w:rFonts w:ascii="Arial" w:eastAsia="Arial" w:hAnsi="Arial" w:cs="Arial"/>
                <w:sz w:val="22"/>
                <w:szCs w:val="22"/>
              </w:rPr>
              <w:t>FSL Singapore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5E777E" w14:textId="77777777" w:rsidR="006D47BD" w:rsidRDefault="00BD2036">
            <w:r>
              <w:rPr>
                <w:rFonts w:ascii="Arial" w:eastAsia="Arial" w:hAnsi="Arial" w:cs="Arial"/>
                <w:sz w:val="22"/>
                <w:szCs w:val="22"/>
              </w:rPr>
              <w:t>Singapore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1B0227" w14:textId="77777777" w:rsidR="006D47BD" w:rsidRDefault="00BD2036">
            <w:r>
              <w:rPr>
                <w:rFonts w:ascii="Arial" w:eastAsia="Arial" w:hAnsi="Arial" w:cs="Arial"/>
                <w:sz w:val="22"/>
                <w:szCs w:val="22"/>
              </w:rPr>
              <w:t>Singapore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2E62CB" w14:textId="77777777" w:rsidR="006D47BD" w:rsidRDefault="00BD2036">
            <w:r>
              <w:rPr>
                <w:rFonts w:ascii="Arial" w:eastAsia="Arial" w:hAnsi="Arial" w:cs="Arial"/>
                <w:sz w:val="22"/>
                <w:szCs w:val="22"/>
              </w:rPr>
              <w:t>FSL</w:t>
            </w:r>
          </w:p>
        </w:tc>
      </w:tr>
      <w:tr w:rsidR="006D47BD" w14:paraId="6B8B922D"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BADF3E5" w14:textId="77777777" w:rsidR="006D47BD" w:rsidRDefault="00BD2036">
            <w:r>
              <w:rPr>
                <w:rFonts w:ascii="Arial" w:eastAsia="Arial" w:hAnsi="Arial" w:cs="Arial"/>
                <w:sz w:val="22"/>
                <w:szCs w:val="22"/>
              </w:rPr>
              <w:t>FSLJP</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B725EB4" w14:textId="77777777" w:rsidR="006D47BD" w:rsidRDefault="00BD2036">
            <w:r>
              <w:rPr>
                <w:rFonts w:ascii="Arial" w:eastAsia="Arial" w:hAnsi="Arial" w:cs="Arial"/>
                <w:sz w:val="22"/>
                <w:szCs w:val="22"/>
              </w:rPr>
              <w:t>FSL Japan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DA7CFF3" w14:textId="77777777" w:rsidR="006D47BD" w:rsidRDefault="00BD2036">
            <w:r>
              <w:rPr>
                <w:rFonts w:ascii="Arial" w:eastAsia="Arial" w:hAnsi="Arial" w:cs="Arial"/>
                <w:sz w:val="22"/>
                <w:szCs w:val="22"/>
              </w:rPr>
              <w:t>Japan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9E1455C" w14:textId="77777777" w:rsidR="006D47BD" w:rsidRDefault="00BD2036">
            <w:r>
              <w:rPr>
                <w:rFonts w:ascii="Arial" w:eastAsia="Arial" w:hAnsi="Arial" w:cs="Arial"/>
                <w:sz w:val="22"/>
                <w:szCs w:val="22"/>
              </w:rPr>
              <w:t>Japan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22EE171" w14:textId="77777777" w:rsidR="006D47BD" w:rsidRDefault="00BD2036">
            <w:r>
              <w:rPr>
                <w:rFonts w:ascii="Arial" w:eastAsia="Arial" w:hAnsi="Arial" w:cs="Arial"/>
                <w:sz w:val="22"/>
                <w:szCs w:val="22"/>
              </w:rPr>
              <w:t>FSL</w:t>
            </w:r>
          </w:p>
        </w:tc>
      </w:tr>
      <w:tr w:rsidR="006D47BD" w14:paraId="2F3D239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73B84A" w14:textId="77777777" w:rsidR="006D47BD" w:rsidRDefault="00BD2036">
            <w:r>
              <w:rPr>
                <w:rFonts w:ascii="Arial" w:eastAsia="Arial" w:hAnsi="Arial" w:cs="Arial"/>
                <w:sz w:val="22"/>
                <w:szCs w:val="22"/>
              </w:rPr>
              <w:t>FSLbrazil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71D71C" w14:textId="77777777" w:rsidR="006D47BD" w:rsidRDefault="00BD2036">
            <w:r>
              <w:rPr>
                <w:rFonts w:ascii="Arial" w:eastAsia="Arial" w:hAnsi="Arial" w:cs="Arial"/>
                <w:sz w:val="22"/>
                <w:szCs w:val="22"/>
              </w:rPr>
              <w:t>FSL Brazil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561A0D" w14:textId="77777777" w:rsidR="006D47BD" w:rsidRDefault="00BD2036">
            <w:r>
              <w:rPr>
                <w:rFonts w:ascii="Arial" w:eastAsia="Arial" w:hAnsi="Arial" w:cs="Arial"/>
                <w:sz w:val="22"/>
                <w:szCs w:val="22"/>
              </w:rPr>
              <w:t>Brazil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322623" w14:textId="77777777" w:rsidR="006D47BD" w:rsidRDefault="00BD2036">
            <w:r>
              <w:rPr>
                <w:rFonts w:ascii="Arial" w:eastAsia="Arial" w:hAnsi="Arial" w:cs="Arial"/>
                <w:sz w:val="22"/>
                <w:szCs w:val="22"/>
              </w:rPr>
              <w:t>South America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EDD625" w14:textId="77777777" w:rsidR="006D47BD" w:rsidRDefault="00BD2036">
            <w:r>
              <w:rPr>
                <w:rFonts w:ascii="Arial" w:eastAsia="Arial" w:hAnsi="Arial" w:cs="Arial"/>
                <w:sz w:val="22"/>
                <w:szCs w:val="22"/>
              </w:rPr>
              <w:t>FSL</w:t>
            </w:r>
          </w:p>
        </w:tc>
      </w:tr>
    </w:tbl>
    <w:p w14:paraId="578AD24F" w14:textId="77777777" w:rsidR="006D47BD" w:rsidRDefault="006D47BD">
      <w:pPr>
        <w:spacing w:before="80" w:after="80"/>
      </w:pPr>
    </w:p>
    <w:p w14:paraId="03B30FF9" w14:textId="77777777" w:rsidR="006D47BD" w:rsidRDefault="00BD2036">
      <w:pPr>
        <w:pStyle w:val="Heading2"/>
        <w:spacing w:before="180" w:after="100"/>
      </w:pPr>
      <w:r>
        <w:rPr>
          <w:rFonts w:ascii="Arial" w:eastAsia="Arial" w:hAnsi="Arial" w:cs="Arial"/>
          <w:b/>
          <w:bCs/>
          <w:color w:val="1A6B7B"/>
          <w:sz w:val="28"/>
          <w:szCs w:val="28"/>
        </w:rPr>
        <w:t>3.3 Known Suppliers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2"/>
        <w:gridCol w:w="2318"/>
        <w:gridCol w:w="2320"/>
      </w:tblGrid>
      <w:tr w:rsidR="006D47BD" w14:paraId="1630FAE6"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7786CD2" w14:textId="77777777" w:rsidR="006D47BD" w:rsidRDefault="00BD2036">
            <w:r>
              <w:rPr>
                <w:rFonts w:ascii="Arial" w:eastAsia="Arial" w:hAnsi="Arial" w:cs="Arial"/>
                <w:b/>
                <w:bCs/>
                <w:sz w:val="22"/>
                <w:szCs w:val="22"/>
              </w:rPr>
              <w:t>Supplier Code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31F371F5" w14:textId="77777777" w:rsidR="006D47BD" w:rsidRDefault="00BD2036">
            <w:r>
              <w:rPr>
                <w:rFonts w:ascii="Arial" w:eastAsia="Arial" w:hAnsi="Arial" w:cs="Arial"/>
                <w:b/>
                <w:bCs/>
                <w:sz w:val="22"/>
                <w:szCs w:val="22"/>
              </w:rPr>
              <w:t>Name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63678A49" w14:textId="77777777" w:rsidR="006D47BD" w:rsidRDefault="00BD2036">
            <w:r>
              <w:rPr>
                <w:rFonts w:ascii="Arial" w:eastAsia="Arial" w:hAnsi="Arial" w:cs="Arial"/>
                <w:b/>
                <w:bCs/>
                <w:sz w:val="22"/>
                <w:szCs w:val="22"/>
              </w:rPr>
              <w:t>Country</w:t>
            </w:r>
          </w:p>
        </w:tc>
      </w:tr>
      <w:tr w:rsidR="006D47BD" w14:paraId="4CC45F4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15FE00" w14:textId="77777777" w:rsidR="006D47BD" w:rsidRDefault="00BD2036">
            <w:r>
              <w:rPr>
                <w:rFonts w:ascii="Arial" w:eastAsia="Arial" w:hAnsi="Arial" w:cs="Arial"/>
                <w:sz w:val="22"/>
                <w:szCs w:val="22"/>
              </w:rPr>
              <w:t>Castles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BE4BE6" w14:textId="77777777" w:rsidR="006D47BD" w:rsidRDefault="00BD2036">
            <w:r>
              <w:rPr>
                <w:rFonts w:ascii="Arial" w:eastAsia="Arial" w:hAnsi="Arial" w:cs="Arial"/>
                <w:sz w:val="22"/>
                <w:szCs w:val="22"/>
              </w:rPr>
              <w:t>Castles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7280D0" w14:textId="77777777" w:rsidR="006D47BD" w:rsidRDefault="00BD2036">
            <w:r>
              <w:rPr>
                <w:rFonts w:ascii="Arial" w:eastAsia="Arial" w:hAnsi="Arial" w:cs="Arial"/>
                <w:sz w:val="22"/>
                <w:szCs w:val="22"/>
              </w:rPr>
              <w:t>Italy</w:t>
            </w:r>
          </w:p>
        </w:tc>
      </w:tr>
      <w:tr w:rsidR="006D47BD" w14:paraId="3905720B"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48773EB" w14:textId="77777777" w:rsidR="006D47BD" w:rsidRDefault="00BD2036">
            <w:r>
              <w:rPr>
                <w:rFonts w:ascii="Arial" w:eastAsia="Arial" w:hAnsi="Arial" w:cs="Arial"/>
                <w:sz w:val="22"/>
                <w:szCs w:val="22"/>
              </w:rPr>
              <w:t>CastlesBrazil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B76CB65" w14:textId="77777777" w:rsidR="006D47BD" w:rsidRDefault="00BD2036">
            <w:r>
              <w:rPr>
                <w:rFonts w:ascii="Arial" w:eastAsia="Arial" w:hAnsi="Arial" w:cs="Arial"/>
                <w:sz w:val="22"/>
                <w:szCs w:val="22"/>
              </w:rPr>
              <w:t>Castles Brazil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765D768" w14:textId="77777777" w:rsidR="006D47BD" w:rsidRDefault="00BD2036">
            <w:r>
              <w:rPr>
                <w:rFonts w:ascii="Arial" w:eastAsia="Arial" w:hAnsi="Arial" w:cs="Arial"/>
                <w:sz w:val="22"/>
                <w:szCs w:val="22"/>
              </w:rPr>
              <w:t>Brazil</w:t>
            </w:r>
          </w:p>
        </w:tc>
      </w:tr>
      <w:tr w:rsidR="006D47BD" w14:paraId="75EC827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F4F1DB" w14:textId="77777777" w:rsidR="006D47BD" w:rsidRDefault="00BD2036">
            <w:r>
              <w:rPr>
                <w:rFonts w:ascii="Arial" w:eastAsia="Arial" w:hAnsi="Arial" w:cs="Arial"/>
                <w:sz w:val="22"/>
                <w:szCs w:val="22"/>
              </w:rPr>
              <w:t>CastlesUS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EF1A93" w14:textId="77777777" w:rsidR="006D47BD" w:rsidRDefault="00BD2036">
            <w:r>
              <w:rPr>
                <w:rFonts w:ascii="Arial" w:eastAsia="Arial" w:hAnsi="Arial" w:cs="Arial"/>
                <w:sz w:val="22"/>
                <w:szCs w:val="22"/>
              </w:rPr>
              <w:t>Castles US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DB6633" w14:textId="77777777" w:rsidR="006D47BD" w:rsidRDefault="00BD2036">
            <w:r>
              <w:rPr>
                <w:rFonts w:ascii="Arial" w:eastAsia="Arial" w:hAnsi="Arial" w:cs="Arial"/>
                <w:sz w:val="22"/>
                <w:szCs w:val="22"/>
              </w:rPr>
              <w:t>USA</w:t>
            </w:r>
          </w:p>
        </w:tc>
      </w:tr>
      <w:tr w:rsidR="006D47BD" w14:paraId="0F4A8084"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D5654E5" w14:textId="77777777" w:rsidR="006D47BD" w:rsidRDefault="00BD2036">
            <w:r>
              <w:rPr>
                <w:rFonts w:ascii="Arial" w:eastAsia="Arial" w:hAnsi="Arial" w:cs="Arial"/>
                <w:sz w:val="22"/>
                <w:szCs w:val="22"/>
              </w:rPr>
              <w:t>VerifoneEU</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4038F43" w14:textId="77777777" w:rsidR="006D47BD" w:rsidRDefault="00BD2036">
            <w:r>
              <w:rPr>
                <w:rFonts w:ascii="Arial" w:eastAsia="Arial" w:hAnsi="Arial" w:cs="Arial"/>
                <w:sz w:val="22"/>
                <w:szCs w:val="22"/>
              </w:rPr>
              <w:t>Verifone EU</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79BCE69" w14:textId="77777777" w:rsidR="006D47BD" w:rsidRDefault="00BD2036">
            <w:r>
              <w:rPr>
                <w:rFonts w:ascii="Arial" w:eastAsia="Arial" w:hAnsi="Arial" w:cs="Arial"/>
                <w:sz w:val="22"/>
                <w:szCs w:val="22"/>
              </w:rPr>
              <w:t>Poland</w:t>
            </w:r>
          </w:p>
        </w:tc>
      </w:tr>
      <w:tr w:rsidR="006D47BD" w14:paraId="432F5E8A"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3110C9" w14:textId="77777777" w:rsidR="006D47BD" w:rsidRDefault="00BD2036">
            <w:r>
              <w:rPr>
                <w:rFonts w:ascii="Arial" w:eastAsia="Arial" w:hAnsi="Arial" w:cs="Arial"/>
                <w:sz w:val="22"/>
                <w:szCs w:val="22"/>
              </w:rPr>
              <w:lastRenderedPageBreak/>
              <w:t>VerifoneUS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5DB7C6" w14:textId="77777777" w:rsidR="006D47BD" w:rsidRDefault="00BD2036">
            <w:r>
              <w:rPr>
                <w:rFonts w:ascii="Arial" w:eastAsia="Arial" w:hAnsi="Arial" w:cs="Arial"/>
                <w:sz w:val="22"/>
                <w:szCs w:val="22"/>
              </w:rPr>
              <w:t>Verifone US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600F15" w14:textId="77777777" w:rsidR="006D47BD" w:rsidRDefault="00BD2036">
            <w:r>
              <w:rPr>
                <w:rFonts w:ascii="Arial" w:eastAsia="Arial" w:hAnsi="Arial" w:cs="Arial"/>
                <w:sz w:val="22"/>
                <w:szCs w:val="22"/>
              </w:rPr>
              <w:t>USA</w:t>
            </w:r>
          </w:p>
        </w:tc>
      </w:tr>
      <w:tr w:rsidR="006D47BD" w14:paraId="78FF4283"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B4A99AB" w14:textId="77777777" w:rsidR="006D47BD" w:rsidRDefault="00BD2036">
            <w:r>
              <w:rPr>
                <w:rFonts w:ascii="Arial" w:eastAsia="Arial" w:hAnsi="Arial" w:cs="Arial"/>
                <w:sz w:val="22"/>
                <w:szCs w:val="22"/>
              </w:rPr>
              <w:t>Datecs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7F5FE2D" w14:textId="77777777" w:rsidR="006D47BD" w:rsidRDefault="00BD2036">
            <w:r>
              <w:rPr>
                <w:rFonts w:ascii="Arial" w:eastAsia="Arial" w:hAnsi="Arial" w:cs="Arial"/>
                <w:sz w:val="22"/>
                <w:szCs w:val="22"/>
              </w:rPr>
              <w:t>Datecs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324E202" w14:textId="77777777" w:rsidR="006D47BD" w:rsidRDefault="00BD2036">
            <w:r>
              <w:rPr>
                <w:rFonts w:ascii="Arial" w:eastAsia="Arial" w:hAnsi="Arial" w:cs="Arial"/>
                <w:sz w:val="22"/>
                <w:szCs w:val="22"/>
              </w:rPr>
              <w:t>Bulgaria</w:t>
            </w:r>
          </w:p>
        </w:tc>
      </w:tr>
      <w:tr w:rsidR="006D47BD" w14:paraId="3AAB1B9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A788FB" w14:textId="77777777" w:rsidR="006D47BD" w:rsidRDefault="00BD2036">
            <w:r>
              <w:rPr>
                <w:rFonts w:ascii="Arial" w:eastAsia="Arial" w:hAnsi="Arial" w:cs="Arial"/>
                <w:sz w:val="22"/>
                <w:szCs w:val="22"/>
              </w:rPr>
              <w:t>HAVIS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3F0CE0" w14:textId="77777777" w:rsidR="006D47BD" w:rsidRDefault="00BD2036">
            <w:r>
              <w:rPr>
                <w:rFonts w:ascii="Arial" w:eastAsia="Arial" w:hAnsi="Arial" w:cs="Arial"/>
                <w:sz w:val="22"/>
                <w:szCs w:val="22"/>
              </w:rPr>
              <w:t>HAVIS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DDEBC7" w14:textId="77777777" w:rsidR="006D47BD" w:rsidRDefault="00BD2036">
            <w:r>
              <w:rPr>
                <w:rFonts w:ascii="Arial" w:eastAsia="Arial" w:hAnsi="Arial" w:cs="Arial"/>
                <w:sz w:val="22"/>
                <w:szCs w:val="22"/>
              </w:rPr>
              <w:t>USA</w:t>
            </w:r>
          </w:p>
        </w:tc>
      </w:tr>
      <w:tr w:rsidR="006D47BD" w14:paraId="323878D7"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14F4CA5" w14:textId="77777777" w:rsidR="006D47BD" w:rsidRDefault="00BD2036">
            <w:r>
              <w:rPr>
                <w:rFonts w:ascii="Arial" w:eastAsia="Arial" w:hAnsi="Arial" w:cs="Arial"/>
                <w:sz w:val="22"/>
                <w:szCs w:val="22"/>
              </w:rPr>
              <w:t>VadeloBV</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A3C4462" w14:textId="77777777" w:rsidR="006D47BD" w:rsidRDefault="00BD2036">
            <w:r>
              <w:rPr>
                <w:rFonts w:ascii="Arial" w:eastAsia="Arial" w:hAnsi="Arial" w:cs="Arial"/>
                <w:sz w:val="22"/>
                <w:szCs w:val="22"/>
              </w:rPr>
              <w:t>Vadelo BV</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51859C4" w14:textId="77777777" w:rsidR="006D47BD" w:rsidRDefault="00BD2036">
            <w:r>
              <w:rPr>
                <w:rFonts w:ascii="Arial" w:eastAsia="Arial" w:hAnsi="Arial" w:cs="Arial"/>
                <w:sz w:val="22"/>
                <w:szCs w:val="22"/>
              </w:rPr>
              <w:t>Netherlands</w:t>
            </w:r>
          </w:p>
        </w:tc>
      </w:tr>
      <w:tr w:rsidR="006D47BD" w14:paraId="5CB89D4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809245" w14:textId="77777777" w:rsidR="006D47BD" w:rsidRDefault="00BD2036">
            <w:r>
              <w:rPr>
                <w:rFonts w:ascii="Arial" w:eastAsia="Arial" w:hAnsi="Arial" w:cs="Arial"/>
                <w:sz w:val="22"/>
                <w:szCs w:val="22"/>
              </w:rPr>
              <w:t>KPNBV</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782374" w14:textId="77777777" w:rsidR="006D47BD" w:rsidRDefault="00BD2036">
            <w:r>
              <w:rPr>
                <w:rFonts w:ascii="Arial" w:eastAsia="Arial" w:hAnsi="Arial" w:cs="Arial"/>
                <w:sz w:val="22"/>
                <w:szCs w:val="22"/>
              </w:rPr>
              <w:t>KPN BV</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F4F06E" w14:textId="77777777" w:rsidR="006D47BD" w:rsidRDefault="00BD2036">
            <w:r>
              <w:rPr>
                <w:rFonts w:ascii="Arial" w:eastAsia="Arial" w:hAnsi="Arial" w:cs="Arial"/>
                <w:sz w:val="22"/>
                <w:szCs w:val="22"/>
              </w:rPr>
              <w:t>Netherlands</w:t>
            </w:r>
          </w:p>
        </w:tc>
      </w:tr>
      <w:tr w:rsidR="006D47BD" w14:paraId="03965890"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17592AB" w14:textId="77777777" w:rsidR="006D47BD" w:rsidRDefault="00BD2036">
            <w:r>
              <w:rPr>
                <w:rFonts w:ascii="Arial" w:eastAsia="Arial" w:hAnsi="Arial" w:cs="Arial"/>
                <w:sz w:val="22"/>
                <w:szCs w:val="22"/>
              </w:rPr>
              <w:t>BradyBV</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6886B9D" w14:textId="77777777" w:rsidR="006D47BD" w:rsidRDefault="00BD2036">
            <w:r>
              <w:rPr>
                <w:rFonts w:ascii="Arial" w:eastAsia="Arial" w:hAnsi="Arial" w:cs="Arial"/>
                <w:sz w:val="22"/>
                <w:szCs w:val="22"/>
              </w:rPr>
              <w:t>Brady BV</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A951012" w14:textId="77777777" w:rsidR="006D47BD" w:rsidRDefault="00BD2036">
            <w:r>
              <w:rPr>
                <w:rFonts w:ascii="Arial" w:eastAsia="Arial" w:hAnsi="Arial" w:cs="Arial"/>
                <w:sz w:val="22"/>
                <w:szCs w:val="22"/>
              </w:rPr>
              <w:t>Netherlands</w:t>
            </w:r>
          </w:p>
        </w:tc>
      </w:tr>
      <w:tr w:rsidR="006D47BD" w14:paraId="0FD5D91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D02D82" w14:textId="77777777" w:rsidR="006D47BD" w:rsidRDefault="00BD2036">
            <w:r>
              <w:rPr>
                <w:rFonts w:ascii="Arial" w:eastAsia="Arial" w:hAnsi="Arial" w:cs="Arial"/>
                <w:sz w:val="22"/>
                <w:szCs w:val="22"/>
              </w:rPr>
              <w:t>AvendesoraTL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6E999D" w14:textId="77777777" w:rsidR="006D47BD" w:rsidRDefault="00BD2036">
            <w:r>
              <w:rPr>
                <w:rFonts w:ascii="Arial" w:eastAsia="Arial" w:hAnsi="Arial" w:cs="Arial"/>
                <w:sz w:val="22"/>
                <w:szCs w:val="22"/>
              </w:rPr>
              <w:t>Avendesora Trading Ltd.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07D727" w14:textId="77777777" w:rsidR="006D47BD" w:rsidRDefault="00BD2036">
            <w:r>
              <w:rPr>
                <w:rFonts w:ascii="Arial" w:eastAsia="Arial" w:hAnsi="Arial" w:cs="Arial"/>
                <w:sz w:val="22"/>
                <w:szCs w:val="22"/>
              </w:rPr>
              <w:t>Ireland</w:t>
            </w:r>
          </w:p>
        </w:tc>
      </w:tr>
    </w:tbl>
    <w:p w14:paraId="19F57995" w14:textId="77777777" w:rsidR="006D47BD" w:rsidRDefault="00BD2036">
      <w:r>
        <w:br w:type="page"/>
      </w:r>
    </w:p>
    <w:p w14:paraId="79460E22" w14:textId="77777777" w:rsidR="006D47BD" w:rsidRDefault="006D47BD">
      <w:pPr>
        <w:sectPr w:rsidR="006D47BD">
          <w:headerReference w:type="default" r:id="rId13"/>
          <w:footerReference w:type="default" r:id="rId14"/>
          <w:pgSz w:w="11906" w:h="16838"/>
          <w:pgMar w:top="1440" w:right="1440" w:bottom="1440" w:left="1440" w:header="708" w:footer="708" w:gutter="0"/>
          <w:cols w:space="720"/>
          <w:docGrid w:linePitch="360"/>
        </w:sectPr>
      </w:pPr>
    </w:p>
    <w:p w14:paraId="0F9939B9" w14:textId="77777777" w:rsidR="006D47BD" w:rsidRDefault="00BD2036">
      <w:pPr>
        <w:pStyle w:val="Heading1"/>
        <w:spacing w:before="240" w:after="120"/>
      </w:pPr>
      <w:r>
        <w:rPr>
          <w:rFonts w:ascii="Arial" w:eastAsia="Arial" w:hAnsi="Arial" w:cs="Arial"/>
          <w:b/>
          <w:bCs/>
          <w:color w:val="1A6B7B"/>
        </w:rPr>
        <w:lastRenderedPageBreak/>
        <w:t>4. OBJECTIVES</w:t>
      </w:r>
    </w:p>
    <w:p w14:paraId="04481BFE" w14:textId="77777777" w:rsidR="006D47BD" w:rsidRDefault="00BD2036">
      <w:pPr>
        <w:spacing w:before="80" w:after="80"/>
      </w:pPr>
      <w:r>
        <w:rPr>
          <w:rFonts w:ascii="Arial" w:eastAsia="Arial" w:hAnsi="Arial" w:cs="Arial"/>
          <w:sz w:val="22"/>
          <w:szCs w:val="22"/>
        </w:rPr>
        <w:t xml:space="preserve">1. </w:t>
      </w:r>
      <w:r w:rsidRPr="006449E8">
        <w:rPr>
          <w:rFonts w:ascii="Arial" w:eastAsia="Arial" w:hAnsi="Arial" w:cs="Arial"/>
          <w:b/>
          <w:bCs/>
          <w:sz w:val="22"/>
          <w:szCs w:val="22"/>
        </w:rPr>
        <w:t>Serial-Level Whereabouts:</w:t>
      </w:r>
      <w:r>
        <w:rPr>
          <w:rFonts w:ascii="Arial" w:eastAsia="Arial" w:hAnsi="Arial" w:cs="Arial"/>
          <w:sz w:val="22"/>
          <w:szCs w:val="22"/>
        </w:rPr>
        <w:t xml:space="preserve"> Monitor location and status of every terminal by serial number </w:t>
      </w:r>
      <w:proofErr w:type="gramStart"/>
      <w:r>
        <w:rPr>
          <w:rFonts w:ascii="Arial" w:eastAsia="Arial" w:hAnsi="Arial" w:cs="Arial"/>
          <w:sz w:val="22"/>
          <w:szCs w:val="22"/>
        </w:rPr>
        <w:t>at all times</w:t>
      </w:r>
      <w:proofErr w:type="gramEnd"/>
      <w:r>
        <w:rPr>
          <w:rFonts w:ascii="Arial" w:eastAsia="Arial" w:hAnsi="Arial" w:cs="Arial"/>
          <w:sz w:val="22"/>
          <w:szCs w:val="22"/>
        </w:rPr>
        <w:t>.</w:t>
      </w:r>
    </w:p>
    <w:p w14:paraId="5D669213" w14:textId="77777777" w:rsidR="006D47BD" w:rsidRDefault="00BD2036">
      <w:pPr>
        <w:spacing w:before="80" w:after="80"/>
      </w:pPr>
      <w:r>
        <w:rPr>
          <w:rFonts w:ascii="Arial" w:eastAsia="Arial" w:hAnsi="Arial" w:cs="Arial"/>
          <w:sz w:val="22"/>
          <w:szCs w:val="22"/>
        </w:rPr>
        <w:t xml:space="preserve">2. </w:t>
      </w:r>
      <w:r w:rsidRPr="006449E8">
        <w:rPr>
          <w:rFonts w:ascii="Arial" w:eastAsia="Arial" w:hAnsi="Arial" w:cs="Arial"/>
          <w:b/>
          <w:bCs/>
          <w:sz w:val="22"/>
          <w:szCs w:val="22"/>
        </w:rPr>
        <w:t>Inventory Overview:</w:t>
      </w:r>
      <w:r>
        <w:rPr>
          <w:rFonts w:ascii="Arial" w:eastAsia="Arial" w:hAnsi="Arial" w:cs="Arial"/>
          <w:sz w:val="22"/>
          <w:szCs w:val="22"/>
        </w:rPr>
        <w:t xml:space="preserve"> Real-time counts by product and location across all states.</w:t>
      </w:r>
    </w:p>
    <w:p w14:paraId="42FEC296" w14:textId="77777777" w:rsidR="006D47BD" w:rsidRDefault="00BD2036">
      <w:pPr>
        <w:spacing w:before="80" w:after="80"/>
      </w:pPr>
      <w:r>
        <w:rPr>
          <w:rFonts w:ascii="Arial" w:eastAsia="Arial" w:hAnsi="Arial" w:cs="Arial"/>
          <w:sz w:val="22"/>
          <w:szCs w:val="22"/>
        </w:rPr>
        <w:t xml:space="preserve">3. </w:t>
      </w:r>
      <w:r w:rsidRPr="006449E8">
        <w:rPr>
          <w:rFonts w:ascii="Arial" w:eastAsia="Arial" w:hAnsi="Arial" w:cs="Arial"/>
          <w:b/>
          <w:bCs/>
          <w:sz w:val="22"/>
          <w:szCs w:val="22"/>
        </w:rPr>
        <w:t>Cost Tracking</w:t>
      </w:r>
      <w:r>
        <w:rPr>
          <w:rFonts w:ascii="Arial" w:eastAsia="Arial" w:hAnsi="Arial" w:cs="Arial"/>
          <w:sz w:val="22"/>
          <w:szCs w:val="22"/>
        </w:rPr>
        <w:t>: Activity costs per terminal per state transition; accumulated cost normalised to reporting currency.</w:t>
      </w:r>
    </w:p>
    <w:p w14:paraId="427BCC9C" w14:textId="77777777" w:rsidR="006D47BD" w:rsidRDefault="00BD2036">
      <w:pPr>
        <w:spacing w:before="80" w:after="80"/>
      </w:pPr>
      <w:r>
        <w:rPr>
          <w:rFonts w:ascii="Arial" w:eastAsia="Arial" w:hAnsi="Arial" w:cs="Arial"/>
          <w:sz w:val="22"/>
          <w:szCs w:val="22"/>
        </w:rPr>
        <w:t xml:space="preserve">4. </w:t>
      </w:r>
      <w:r w:rsidRPr="006449E8">
        <w:rPr>
          <w:rFonts w:ascii="Arial" w:eastAsia="Arial" w:hAnsi="Arial" w:cs="Arial"/>
          <w:b/>
          <w:bCs/>
          <w:sz w:val="22"/>
          <w:szCs w:val="22"/>
        </w:rPr>
        <w:t>Cost Analytics:</w:t>
      </w:r>
      <w:r>
        <w:rPr>
          <w:rFonts w:ascii="Arial" w:eastAsia="Arial" w:hAnsi="Arial" w:cs="Arial"/>
          <w:sz w:val="22"/>
          <w:szCs w:val="22"/>
        </w:rPr>
        <w:t xml:space="preserve"> KPI dashboards for accumulated cost per terminal, cost by location, cost by product family, repair cost analysis.</w:t>
      </w:r>
    </w:p>
    <w:p w14:paraId="22654787" w14:textId="77777777" w:rsidR="006D47BD" w:rsidRDefault="00BD2036">
      <w:pPr>
        <w:spacing w:before="80" w:after="80"/>
      </w:pPr>
      <w:r>
        <w:rPr>
          <w:rFonts w:ascii="Arial" w:eastAsia="Arial" w:hAnsi="Arial" w:cs="Arial"/>
          <w:sz w:val="22"/>
          <w:szCs w:val="22"/>
        </w:rPr>
        <w:t xml:space="preserve">5. </w:t>
      </w:r>
      <w:r w:rsidRPr="006449E8">
        <w:rPr>
          <w:rFonts w:ascii="Arial" w:eastAsia="Arial" w:hAnsi="Arial" w:cs="Arial"/>
          <w:b/>
          <w:bCs/>
          <w:sz w:val="22"/>
          <w:szCs w:val="22"/>
        </w:rPr>
        <w:t>Inventory Planning</w:t>
      </w:r>
      <w:r>
        <w:rPr>
          <w:rFonts w:ascii="Arial" w:eastAsia="Arial" w:hAnsi="Arial" w:cs="Arial"/>
          <w:sz w:val="22"/>
          <w:szCs w:val="22"/>
        </w:rPr>
        <w:t xml:space="preserve"> (R2): Identify locations with missing or excess terminals; support repositioning.</w:t>
      </w:r>
    </w:p>
    <w:p w14:paraId="2275CB21" w14:textId="77777777" w:rsidR="006D47BD" w:rsidRDefault="00BD2036">
      <w:pPr>
        <w:spacing w:before="80" w:after="80"/>
      </w:pPr>
      <w:r>
        <w:rPr>
          <w:rFonts w:ascii="Arial" w:eastAsia="Arial" w:hAnsi="Arial" w:cs="Arial"/>
          <w:sz w:val="22"/>
          <w:szCs w:val="22"/>
        </w:rPr>
        <w:t xml:space="preserve">6. </w:t>
      </w:r>
      <w:r w:rsidRPr="006449E8">
        <w:rPr>
          <w:rFonts w:ascii="Arial" w:eastAsia="Arial" w:hAnsi="Arial" w:cs="Arial"/>
          <w:b/>
          <w:bCs/>
          <w:sz w:val="22"/>
          <w:szCs w:val="22"/>
        </w:rPr>
        <w:t>Collaboration:</w:t>
      </w:r>
      <w:r>
        <w:rPr>
          <w:rFonts w:ascii="Arial" w:eastAsia="Arial" w:hAnsi="Arial" w:cs="Arial"/>
          <w:sz w:val="22"/>
          <w:szCs w:val="22"/>
        </w:rPr>
        <w:t xml:space="preserve"> Multiple personas collaborate on a single record.</w:t>
      </w:r>
    </w:p>
    <w:p w14:paraId="1BFE7699" w14:textId="77777777" w:rsidR="006D47BD" w:rsidRDefault="00BD2036">
      <w:pPr>
        <w:spacing w:before="80" w:after="80"/>
      </w:pPr>
      <w:r>
        <w:rPr>
          <w:rFonts w:ascii="Arial" w:eastAsia="Arial" w:hAnsi="Arial" w:cs="Arial"/>
          <w:sz w:val="22"/>
          <w:szCs w:val="22"/>
        </w:rPr>
        <w:t xml:space="preserve">7. </w:t>
      </w:r>
      <w:r w:rsidRPr="006449E8">
        <w:rPr>
          <w:rFonts w:ascii="Arial" w:eastAsia="Arial" w:hAnsi="Arial" w:cs="Arial"/>
          <w:b/>
          <w:bCs/>
          <w:sz w:val="22"/>
          <w:szCs w:val="22"/>
        </w:rPr>
        <w:t>Repositioning Planning</w:t>
      </w:r>
      <w:r>
        <w:rPr>
          <w:rFonts w:ascii="Arial" w:eastAsia="Arial" w:hAnsi="Arial" w:cs="Arial"/>
          <w:sz w:val="22"/>
          <w:szCs w:val="22"/>
        </w:rPr>
        <w:t xml:space="preserve"> (R2): Plan and execute inter-warehouse terminal transfers.</w:t>
      </w:r>
    </w:p>
    <w:p w14:paraId="0C189B9C" w14:textId="77777777" w:rsidR="006D47BD" w:rsidRDefault="00BD2036">
      <w:pPr>
        <w:spacing w:before="80" w:after="80"/>
      </w:pPr>
      <w:r>
        <w:rPr>
          <w:rFonts w:ascii="Arial" w:eastAsia="Arial" w:hAnsi="Arial" w:cs="Arial"/>
          <w:sz w:val="22"/>
          <w:szCs w:val="22"/>
        </w:rPr>
        <w:t xml:space="preserve">8. </w:t>
      </w:r>
      <w:r w:rsidRPr="006449E8">
        <w:rPr>
          <w:rFonts w:ascii="Arial" w:eastAsia="Arial" w:hAnsi="Arial" w:cs="Arial"/>
          <w:b/>
          <w:bCs/>
          <w:sz w:val="22"/>
          <w:szCs w:val="22"/>
        </w:rPr>
        <w:t>KPIs &amp; Analytics</w:t>
      </w:r>
      <w:r>
        <w:rPr>
          <w:rFonts w:ascii="Arial" w:eastAsia="Arial" w:hAnsi="Arial" w:cs="Arial"/>
          <w:sz w:val="22"/>
          <w:szCs w:val="22"/>
        </w:rPr>
        <w:t>: Dwell times, repair times, transit times, order fulfilment rate, return rates, cost metrics.</w:t>
      </w:r>
    </w:p>
    <w:p w14:paraId="271662DA" w14:textId="77777777" w:rsidR="006D47BD" w:rsidRDefault="00BD2036">
      <w:pPr>
        <w:spacing w:before="80" w:after="80"/>
      </w:pPr>
      <w:r>
        <w:rPr>
          <w:rFonts w:ascii="Arial" w:eastAsia="Arial" w:hAnsi="Arial" w:cs="Arial"/>
          <w:sz w:val="22"/>
          <w:szCs w:val="22"/>
        </w:rPr>
        <w:t xml:space="preserve">9. </w:t>
      </w:r>
      <w:r w:rsidRPr="006449E8">
        <w:rPr>
          <w:rFonts w:ascii="Arial" w:eastAsia="Arial" w:hAnsi="Arial" w:cs="Arial"/>
          <w:b/>
          <w:bCs/>
          <w:sz w:val="22"/>
          <w:szCs w:val="22"/>
        </w:rPr>
        <w:t>Return &amp; Repair Management</w:t>
      </w:r>
      <w:r>
        <w:rPr>
          <w:rFonts w:ascii="Arial" w:eastAsia="Arial" w:hAnsi="Arial" w:cs="Arial"/>
          <w:sz w:val="22"/>
          <w:szCs w:val="22"/>
        </w:rPr>
        <w:t>: Full return, repair, and rework lifecycle including Scrap/End of Lifecycle.</w:t>
      </w:r>
    </w:p>
    <w:p w14:paraId="20DAFAFF" w14:textId="77777777" w:rsidR="006D47BD" w:rsidRDefault="00BD2036">
      <w:pPr>
        <w:spacing w:before="80" w:after="80"/>
      </w:pPr>
      <w:r>
        <w:rPr>
          <w:rFonts w:ascii="Arial" w:eastAsia="Arial" w:hAnsi="Arial" w:cs="Arial"/>
          <w:sz w:val="22"/>
          <w:szCs w:val="22"/>
        </w:rPr>
        <w:t xml:space="preserve">10. </w:t>
      </w:r>
      <w:r w:rsidRPr="006449E8">
        <w:rPr>
          <w:rFonts w:ascii="Arial" w:eastAsia="Arial" w:hAnsi="Arial" w:cs="Arial"/>
          <w:b/>
          <w:bCs/>
          <w:sz w:val="22"/>
          <w:szCs w:val="22"/>
        </w:rPr>
        <w:t>Available-to-Promise:</w:t>
      </w:r>
      <w:r>
        <w:rPr>
          <w:rFonts w:ascii="Arial" w:eastAsia="Arial" w:hAnsi="Arial" w:cs="Arial"/>
          <w:sz w:val="22"/>
          <w:szCs w:val="22"/>
        </w:rPr>
        <w:t xml:space="preserve"> Instant ATP confirmation on outbound orders using inventory + transit + assembly times.</w:t>
      </w:r>
    </w:p>
    <w:p w14:paraId="0BDBCC27" w14:textId="77777777" w:rsidR="006D47BD" w:rsidRDefault="00BD2036">
      <w:pPr>
        <w:spacing w:before="80" w:after="80"/>
      </w:pPr>
      <w:r>
        <w:rPr>
          <w:rFonts w:ascii="Arial" w:eastAsia="Arial" w:hAnsi="Arial" w:cs="Arial"/>
          <w:sz w:val="22"/>
          <w:szCs w:val="22"/>
        </w:rPr>
        <w:t xml:space="preserve">11. </w:t>
      </w:r>
      <w:r w:rsidRPr="006449E8">
        <w:rPr>
          <w:rFonts w:ascii="Arial" w:eastAsia="Arial" w:hAnsi="Arial" w:cs="Arial"/>
          <w:b/>
          <w:bCs/>
          <w:sz w:val="22"/>
          <w:szCs w:val="22"/>
        </w:rPr>
        <w:t>Purchase Prediction</w:t>
      </w:r>
      <w:r>
        <w:rPr>
          <w:rFonts w:ascii="Arial" w:eastAsia="Arial" w:hAnsi="Arial" w:cs="Arial"/>
          <w:sz w:val="22"/>
          <w:szCs w:val="22"/>
        </w:rPr>
        <w:t xml:space="preserve"> (R2): Forecast new purchase orders from suppliers.</w:t>
      </w:r>
    </w:p>
    <w:p w14:paraId="0A339A89" w14:textId="6AAC93E2" w:rsidR="006D47BD" w:rsidRDefault="00BD2036">
      <w:pPr>
        <w:spacing w:before="80" w:after="80"/>
      </w:pPr>
      <w:r>
        <w:rPr>
          <w:rFonts w:ascii="Arial" w:eastAsia="Arial" w:hAnsi="Arial" w:cs="Arial"/>
          <w:sz w:val="22"/>
          <w:szCs w:val="22"/>
        </w:rPr>
        <w:t xml:space="preserve">12. </w:t>
      </w:r>
      <w:r w:rsidR="006449E8" w:rsidRPr="006449E8">
        <w:rPr>
          <w:rFonts w:ascii="Arial" w:eastAsia="Arial" w:hAnsi="Arial" w:cs="Arial"/>
          <w:b/>
          <w:bCs/>
          <w:sz w:val="22"/>
          <w:szCs w:val="22"/>
        </w:rPr>
        <w:t xml:space="preserve">Supply chain </w:t>
      </w:r>
      <w:r w:rsidRPr="006449E8">
        <w:rPr>
          <w:rFonts w:ascii="Arial" w:eastAsia="Arial" w:hAnsi="Arial" w:cs="Arial"/>
          <w:b/>
          <w:bCs/>
          <w:sz w:val="22"/>
          <w:szCs w:val="22"/>
        </w:rPr>
        <w:t>Master Data Management:</w:t>
      </w:r>
      <w:r>
        <w:rPr>
          <w:rFonts w:ascii="Arial" w:eastAsia="Arial" w:hAnsi="Arial" w:cs="Arial"/>
          <w:sz w:val="22"/>
          <w:szCs w:val="22"/>
        </w:rPr>
        <w:t xml:space="preserve"> All reference data managed by Admin with Excel upload.</w:t>
      </w:r>
    </w:p>
    <w:p w14:paraId="78BC2D3E" w14:textId="77777777" w:rsidR="006D47BD" w:rsidRDefault="00BD2036">
      <w:r>
        <w:br w:type="page"/>
      </w:r>
    </w:p>
    <w:p w14:paraId="66209B8E" w14:textId="77777777" w:rsidR="006D47BD" w:rsidRDefault="006D47BD">
      <w:pPr>
        <w:sectPr w:rsidR="006D47BD">
          <w:headerReference w:type="default" r:id="rId15"/>
          <w:footerReference w:type="default" r:id="rId16"/>
          <w:pgSz w:w="11906" w:h="16838"/>
          <w:pgMar w:top="1440" w:right="1440" w:bottom="1440" w:left="1440" w:header="708" w:footer="708" w:gutter="0"/>
          <w:cols w:space="720"/>
          <w:docGrid w:linePitch="360"/>
        </w:sectPr>
      </w:pPr>
    </w:p>
    <w:p w14:paraId="0BFC967E" w14:textId="77777777" w:rsidR="006D47BD" w:rsidRDefault="00BD2036">
      <w:pPr>
        <w:pStyle w:val="Heading1"/>
        <w:spacing w:before="240" w:after="120"/>
      </w:pPr>
      <w:r>
        <w:rPr>
          <w:rFonts w:ascii="Arial" w:eastAsia="Arial" w:hAnsi="Arial" w:cs="Arial"/>
          <w:b/>
          <w:bCs/>
          <w:color w:val="1A6B7B"/>
        </w:rPr>
        <w:lastRenderedPageBreak/>
        <w:t>5. SCOPE</w:t>
      </w:r>
    </w:p>
    <w:p w14:paraId="74261592" w14:textId="77777777" w:rsidR="006D47BD" w:rsidRDefault="00BD2036">
      <w:pPr>
        <w:pStyle w:val="Heading2"/>
        <w:spacing w:before="180" w:after="100"/>
      </w:pPr>
      <w:r>
        <w:rPr>
          <w:rFonts w:ascii="Arial" w:eastAsia="Arial" w:hAnsi="Arial" w:cs="Arial"/>
          <w:b/>
          <w:bCs/>
          <w:color w:val="1A6B7B"/>
          <w:sz w:val="28"/>
          <w:szCs w:val="28"/>
        </w:rPr>
        <w:t>5.1 Release 1 — Delivered</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6D47BD" w14:paraId="1DF63215"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74166BE9" w14:textId="77777777" w:rsidR="006D47BD" w:rsidRDefault="00BD2036">
            <w:r>
              <w:rPr>
                <w:rFonts w:ascii="Arial" w:eastAsia="Arial" w:hAnsi="Arial" w:cs="Arial"/>
                <w:b/>
                <w:bCs/>
                <w:sz w:val="22"/>
                <w:szCs w:val="22"/>
              </w:rPr>
              <w:t>Module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1B36BCD0" w14:textId="77777777" w:rsidR="006D47BD" w:rsidRDefault="00BD2036">
            <w:r>
              <w:rPr>
                <w:rFonts w:ascii="Arial" w:eastAsia="Arial" w:hAnsi="Arial" w:cs="Arial"/>
                <w:b/>
                <w:bCs/>
                <w:sz w:val="22"/>
                <w:szCs w:val="22"/>
              </w:rPr>
              <w:t>Status</w:t>
            </w:r>
          </w:p>
        </w:tc>
      </w:tr>
      <w:tr w:rsidR="006D47BD" w14:paraId="64DF55DB"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EC2427" w14:textId="77777777" w:rsidR="006D47BD" w:rsidRDefault="00BD2036">
            <w:r>
              <w:rPr>
                <w:rFonts w:ascii="Arial" w:eastAsia="Arial" w:hAnsi="Arial" w:cs="Arial"/>
                <w:sz w:val="22"/>
                <w:szCs w:val="22"/>
              </w:rPr>
              <w:t>Master Data (Products/BOM, Suppliers, Locations, Transit Times, Assembly Times, Business Calendars, Customers, States, Activity Costs, Exchange Rates, Order Numbering)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339B72" w14:textId="77777777" w:rsidR="006D47BD" w:rsidRDefault="00BD2036">
            <w:r>
              <w:rPr>
                <w:rFonts w:ascii="Arial" w:eastAsia="Arial" w:hAnsi="Arial" w:cs="Arial"/>
                <w:sz w:val="22"/>
                <w:szCs w:val="22"/>
              </w:rPr>
              <w:t>Delivered</w:t>
            </w:r>
          </w:p>
        </w:tc>
      </w:tr>
      <w:tr w:rsidR="006D47BD" w14:paraId="21A5EABE"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6ED8C8C" w14:textId="77777777" w:rsidR="006D47BD" w:rsidRDefault="00BD2036">
            <w:r>
              <w:rPr>
                <w:rFonts w:ascii="Arial" w:eastAsia="Arial" w:hAnsi="Arial" w:cs="Arial"/>
                <w:sz w:val="22"/>
                <w:szCs w:val="22"/>
              </w:rPr>
              <w:t>Serial Number Tracking + Configurable State Machine + 1:N State History</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235B678" w14:textId="77777777" w:rsidR="006D47BD" w:rsidRDefault="00BD2036">
            <w:r>
              <w:rPr>
                <w:rFonts w:ascii="Arial" w:eastAsia="Arial" w:hAnsi="Arial" w:cs="Arial"/>
                <w:sz w:val="22"/>
                <w:szCs w:val="22"/>
              </w:rPr>
              <w:t>Delivered</w:t>
            </w:r>
          </w:p>
        </w:tc>
      </w:tr>
      <w:tr w:rsidR="006D47BD" w14:paraId="7E825D5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2B49FF" w14:textId="77777777" w:rsidR="006D47BD" w:rsidRDefault="00BD2036">
            <w:r>
              <w:rPr>
                <w:rFonts w:ascii="Arial" w:eastAsia="Arial" w:hAnsi="Arial" w:cs="Arial"/>
                <w:sz w:val="22"/>
                <w:szCs w:val="22"/>
              </w:rPr>
              <w:t>Accessories Inventory (count per location, Received/Available)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C2A6B6" w14:textId="77777777" w:rsidR="006D47BD" w:rsidRDefault="00BD2036">
            <w:r>
              <w:rPr>
                <w:rFonts w:ascii="Arial" w:eastAsia="Arial" w:hAnsi="Arial" w:cs="Arial"/>
                <w:sz w:val="22"/>
                <w:szCs w:val="22"/>
              </w:rPr>
              <w:t>Delivered</w:t>
            </w:r>
          </w:p>
        </w:tc>
      </w:tr>
      <w:tr w:rsidR="006D47BD" w14:paraId="75623C5E"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A42FE62" w14:textId="77777777" w:rsidR="006D47BD" w:rsidRDefault="00BD2036">
            <w:r>
              <w:rPr>
                <w:rFonts w:ascii="Arial" w:eastAsia="Arial" w:hAnsi="Arial" w:cs="Arial"/>
                <w:sz w:val="22"/>
                <w:szCs w:val="22"/>
              </w:rPr>
              <w:t>Inbound Flow (PO Header+Lines, Serial Import, Receipt Confirmation)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725EF83" w14:textId="77777777" w:rsidR="006D47BD" w:rsidRDefault="00BD2036">
            <w:r>
              <w:rPr>
                <w:rFonts w:ascii="Arial" w:eastAsia="Arial" w:hAnsi="Arial" w:cs="Arial"/>
                <w:sz w:val="22"/>
                <w:szCs w:val="22"/>
              </w:rPr>
              <w:t>Delivered</w:t>
            </w:r>
          </w:p>
        </w:tc>
      </w:tr>
      <w:tr w:rsidR="006D47BD" w14:paraId="203412C1"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B2E2CD" w14:textId="77777777" w:rsidR="006D47BD" w:rsidRDefault="00BD2036">
            <w:r>
              <w:rPr>
                <w:rFonts w:ascii="Arial" w:eastAsia="Arial" w:hAnsi="Arial" w:cs="Arial"/>
                <w:sz w:val="22"/>
                <w:szCs w:val="22"/>
              </w:rPr>
              <w:t>Sales Orders (SO), Rental Orders (RN), Replacement Orders (RP)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B3A7AA" w14:textId="77777777" w:rsidR="006D47BD" w:rsidRDefault="00BD2036">
            <w:r>
              <w:rPr>
                <w:rFonts w:ascii="Arial" w:eastAsia="Arial" w:hAnsi="Arial" w:cs="Arial"/>
                <w:sz w:val="22"/>
                <w:szCs w:val="22"/>
              </w:rPr>
              <w:t>Delivered</w:t>
            </w:r>
          </w:p>
        </w:tc>
      </w:tr>
      <w:tr w:rsidR="006D47BD" w14:paraId="11640323"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8C04278" w14:textId="77777777" w:rsidR="006D47BD" w:rsidRDefault="00BD2036">
            <w:r>
              <w:rPr>
                <w:rFonts w:ascii="Arial" w:eastAsia="Arial" w:hAnsi="Arial" w:cs="Arial"/>
                <w:sz w:val="22"/>
                <w:szCs w:val="22"/>
              </w:rPr>
              <w:t>Distribution Orders (DS) — inter-warehouse transfers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2C2AC97" w14:textId="77777777" w:rsidR="006D47BD" w:rsidRDefault="00BD2036">
            <w:r>
              <w:rPr>
                <w:rFonts w:ascii="Arial" w:eastAsia="Arial" w:hAnsi="Arial" w:cs="Arial"/>
                <w:sz w:val="22"/>
                <w:szCs w:val="22"/>
              </w:rPr>
              <w:t>Delivered</w:t>
            </w:r>
          </w:p>
        </w:tc>
      </w:tr>
      <w:tr w:rsidR="006D47BD" w14:paraId="160E1EB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D906DE" w14:textId="77777777" w:rsidR="006D47BD" w:rsidRDefault="00BD2036">
            <w:r>
              <w:rPr>
                <w:rFonts w:ascii="Arial" w:eastAsia="Arial" w:hAnsi="Arial" w:cs="Arial"/>
                <w:sz w:val="22"/>
                <w:szCs w:val="22"/>
              </w:rPr>
              <w:t>Repair &amp; Rework Orders (RR) — dispatch to repair/rework shop, inbound return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E9527B" w14:textId="77777777" w:rsidR="006D47BD" w:rsidRDefault="00BD2036">
            <w:r>
              <w:rPr>
                <w:rFonts w:ascii="Arial" w:eastAsia="Arial" w:hAnsi="Arial" w:cs="Arial"/>
                <w:sz w:val="22"/>
                <w:szCs w:val="22"/>
              </w:rPr>
              <w:t>Delivered</w:t>
            </w:r>
          </w:p>
        </w:tc>
      </w:tr>
      <w:tr w:rsidR="006D47BD" w14:paraId="68F55944"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6BDFB46" w14:textId="77777777" w:rsidR="006D47BD" w:rsidRDefault="00BD2036">
            <w:r>
              <w:rPr>
                <w:rFonts w:ascii="Arial" w:eastAsia="Arial" w:hAnsi="Arial" w:cs="Arial"/>
                <w:sz w:val="22"/>
                <w:szCs w:val="22"/>
              </w:rPr>
              <w:t>Return Orders (RE) with Scrap and Defective outcomes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15D7244" w14:textId="77777777" w:rsidR="006D47BD" w:rsidRDefault="00BD2036">
            <w:r>
              <w:rPr>
                <w:rFonts w:ascii="Arial" w:eastAsia="Arial" w:hAnsi="Arial" w:cs="Arial"/>
                <w:sz w:val="22"/>
                <w:szCs w:val="22"/>
              </w:rPr>
              <w:t>Delivered</w:t>
            </w:r>
          </w:p>
        </w:tc>
      </w:tr>
      <w:tr w:rsidR="006D47BD" w14:paraId="0814108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6E793F" w14:textId="77777777" w:rsidR="006D47BD" w:rsidRDefault="00BD2036">
            <w:r>
              <w:rPr>
                <w:rFonts w:ascii="Arial" w:eastAsia="Arial" w:hAnsi="Arial" w:cs="Arial"/>
                <w:sz w:val="22"/>
                <w:szCs w:val="22"/>
              </w:rPr>
              <w:t>Mass Upload (PO receipt, state updates, shipment confirmation)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2E1CCF" w14:textId="77777777" w:rsidR="006D47BD" w:rsidRDefault="00BD2036">
            <w:r>
              <w:rPr>
                <w:rFonts w:ascii="Arial" w:eastAsia="Arial" w:hAnsi="Arial" w:cs="Arial"/>
                <w:sz w:val="22"/>
                <w:szCs w:val="22"/>
              </w:rPr>
              <w:t>Delivered</w:t>
            </w:r>
          </w:p>
        </w:tc>
      </w:tr>
      <w:tr w:rsidR="006D47BD" w14:paraId="29322199"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4CA26DE" w14:textId="77777777" w:rsidR="006D47BD" w:rsidRDefault="00BD2036">
            <w:r>
              <w:rPr>
                <w:rFonts w:ascii="Arial" w:eastAsia="Arial" w:hAnsi="Arial" w:cs="Arial"/>
                <w:sz w:val="22"/>
                <w:szCs w:val="22"/>
              </w:rPr>
              <w:t>Analytics &amp; KPI Dashboard</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A41CBBE" w14:textId="77777777" w:rsidR="006D47BD" w:rsidRDefault="00BD2036">
            <w:r>
              <w:rPr>
                <w:rFonts w:ascii="Arial" w:eastAsia="Arial" w:hAnsi="Arial" w:cs="Arial"/>
                <w:sz w:val="22"/>
                <w:szCs w:val="22"/>
              </w:rPr>
              <w:t>Delivered</w:t>
            </w:r>
          </w:p>
        </w:tc>
      </w:tr>
      <w:tr w:rsidR="006D47BD" w14:paraId="0BDD0781"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3FC1CD" w14:textId="77777777" w:rsidR="006D47BD" w:rsidRDefault="00BD2036">
            <w:r>
              <w:rPr>
                <w:rFonts w:ascii="Arial" w:eastAsia="Arial" w:hAnsi="Arial" w:cs="Arial"/>
                <w:sz w:val="22"/>
                <w:szCs w:val="22"/>
              </w:rPr>
              <w:t>User Roles &amp; Auth (Admin, Supply Planner, Warehouse User, Repair Centre, Supplier)</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FA996F" w14:textId="77777777" w:rsidR="006D47BD" w:rsidRDefault="00BD2036">
            <w:r>
              <w:rPr>
                <w:rFonts w:ascii="Arial" w:eastAsia="Arial" w:hAnsi="Arial" w:cs="Arial"/>
                <w:sz w:val="22"/>
                <w:szCs w:val="22"/>
              </w:rPr>
              <w:t>Delivered</w:t>
            </w:r>
          </w:p>
        </w:tc>
      </w:tr>
      <w:tr w:rsidR="006D47BD" w14:paraId="7981F3B2"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975919E" w14:textId="77777777" w:rsidR="006D47BD" w:rsidRDefault="00BD2036">
            <w:r>
              <w:rPr>
                <w:rFonts w:ascii="Arial" w:eastAsia="Arial" w:hAnsi="Arial" w:cs="Arial"/>
                <w:sz w:val="22"/>
                <w:szCs w:val="22"/>
              </w:rPr>
              <w:t>Terminal Detail — full screen with state history, Activity Description, Order hyperlinks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E602540" w14:textId="77777777" w:rsidR="006D47BD" w:rsidRDefault="00BD2036">
            <w:r>
              <w:rPr>
                <w:rFonts w:ascii="Arial" w:eastAsia="Arial" w:hAnsi="Arial" w:cs="Arial"/>
                <w:sz w:val="22"/>
                <w:szCs w:val="22"/>
              </w:rPr>
              <w:t>Delivered</w:t>
            </w:r>
          </w:p>
        </w:tc>
      </w:tr>
      <w:tr w:rsidR="006D47BD" w14:paraId="7EEAF15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6EDFCA" w14:textId="77777777" w:rsidR="006D47BD" w:rsidRDefault="00BD2036">
            <w:r>
              <w:rPr>
                <w:rFonts w:ascii="Arial" w:eastAsia="Arial" w:hAnsi="Arial" w:cs="Arial"/>
                <w:sz w:val="22"/>
                <w:szCs w:val="22"/>
              </w:rPr>
              <w:t>API Integration Module (stub/scaffold)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8C000D" w14:textId="77777777" w:rsidR="006D47BD" w:rsidRDefault="00BD2036">
            <w:r>
              <w:rPr>
                <w:rFonts w:ascii="Arial" w:eastAsia="Arial" w:hAnsi="Arial" w:cs="Arial"/>
                <w:sz w:val="22"/>
                <w:szCs w:val="22"/>
              </w:rPr>
              <w:t>Delivered — not activated</w:t>
            </w:r>
          </w:p>
        </w:tc>
      </w:tr>
    </w:tbl>
    <w:p w14:paraId="1639E2A3" w14:textId="77777777" w:rsidR="006D47BD" w:rsidRDefault="00BD2036">
      <w:pPr>
        <w:pStyle w:val="Heading2"/>
        <w:spacing w:before="180" w:after="100"/>
      </w:pPr>
      <w:r>
        <w:rPr>
          <w:rFonts w:ascii="Arial" w:eastAsia="Arial" w:hAnsi="Arial" w:cs="Arial"/>
          <w:b/>
          <w:bCs/>
          <w:color w:val="1A6B7B"/>
          <w:sz w:val="28"/>
          <w:szCs w:val="28"/>
        </w:rPr>
        <w:t>5.2 R1 Patch Items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2"/>
        <w:gridCol w:w="2368"/>
        <w:gridCol w:w="2380"/>
      </w:tblGrid>
      <w:tr w:rsidR="006D47BD" w14:paraId="51856852"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45B85211" w14:textId="77777777" w:rsidR="006D47BD" w:rsidRDefault="00BD2036">
            <w:r>
              <w:rPr>
                <w:rFonts w:ascii="Arial" w:eastAsia="Arial" w:hAnsi="Arial" w:cs="Arial"/>
                <w:b/>
                <w:bCs/>
                <w:sz w:val="22"/>
                <w:szCs w:val="22"/>
              </w:rPr>
              <w:t>ID</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4B31419F" w14:textId="77777777" w:rsidR="006D47BD" w:rsidRDefault="00BD2036">
            <w:r>
              <w:rPr>
                <w:rFonts w:ascii="Arial" w:eastAsia="Arial" w:hAnsi="Arial" w:cs="Arial"/>
                <w:b/>
                <w:bCs/>
                <w:sz w:val="22"/>
                <w:szCs w:val="22"/>
              </w:rPr>
              <w:t>Change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3BAF5CBC" w14:textId="77777777" w:rsidR="006D47BD" w:rsidRDefault="00BD2036">
            <w:r>
              <w:rPr>
                <w:rFonts w:ascii="Arial" w:eastAsia="Arial" w:hAnsi="Arial" w:cs="Arial"/>
                <w:b/>
                <w:bCs/>
                <w:sz w:val="22"/>
                <w:szCs w:val="22"/>
              </w:rPr>
              <w:t>Description</w:t>
            </w:r>
          </w:p>
        </w:tc>
      </w:tr>
      <w:tr w:rsidR="006D47BD" w14:paraId="18C45CF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FFEB55" w14:textId="77777777" w:rsidR="006D47BD" w:rsidRDefault="00BD2036">
            <w:r>
              <w:rPr>
                <w:rFonts w:ascii="Arial" w:eastAsia="Arial" w:hAnsi="Arial" w:cs="Arial"/>
                <w:sz w:val="22"/>
                <w:szCs w:val="22"/>
              </w:rPr>
              <w:lastRenderedPageBreak/>
              <w:t>P-01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F3D1AD" w14:textId="77777777" w:rsidR="006D47BD" w:rsidRDefault="00BD2036">
            <w:r>
              <w:rPr>
                <w:rFonts w:ascii="Arial" w:eastAsia="Arial" w:hAnsi="Arial" w:cs="Arial"/>
                <w:sz w:val="22"/>
                <w:szCs w:val="22"/>
              </w:rPr>
              <w:t>App renamed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BFC3B9" w14:textId="77777777" w:rsidR="006D47BD" w:rsidRDefault="00BD2036">
            <w:r>
              <w:rPr>
                <w:rFonts w:ascii="Arial" w:eastAsia="Arial" w:hAnsi="Arial" w:cs="Arial"/>
                <w:sz w:val="22"/>
                <w:szCs w:val="22"/>
              </w:rPr>
              <w:t>Application title updated to Inventory Management System (IMS)</w:t>
            </w:r>
          </w:p>
        </w:tc>
      </w:tr>
      <w:tr w:rsidR="006D47BD" w14:paraId="3EE67CEC"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02E16AA" w14:textId="77777777" w:rsidR="006D47BD" w:rsidRDefault="00BD2036">
            <w:r>
              <w:rPr>
                <w:rFonts w:ascii="Arial" w:eastAsia="Arial" w:hAnsi="Arial" w:cs="Arial"/>
                <w:sz w:val="22"/>
                <w:szCs w:val="22"/>
              </w:rPr>
              <w:t>P-02</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328496E" w14:textId="77777777" w:rsidR="006D47BD" w:rsidRDefault="00BD2036">
            <w:r>
              <w:rPr>
                <w:rFonts w:ascii="Arial" w:eastAsia="Arial" w:hAnsi="Arial" w:cs="Arial"/>
                <w:sz w:val="22"/>
                <w:szCs w:val="22"/>
              </w:rPr>
              <w:t>e2open green navbar</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B95DA59" w14:textId="77777777" w:rsidR="006D47BD" w:rsidRDefault="00BD2036">
            <w:r>
              <w:rPr>
                <w:rFonts w:ascii="Arial" w:eastAsia="Arial" w:hAnsi="Arial" w:cs="Arial"/>
                <w:sz w:val="22"/>
                <w:szCs w:val="22"/>
              </w:rPr>
              <w:t>Navbar colour: e2open teal green #1A6B7B</w:t>
            </w:r>
          </w:p>
        </w:tc>
      </w:tr>
      <w:tr w:rsidR="006D47BD" w14:paraId="65B67F5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53357D" w14:textId="77777777" w:rsidR="006D47BD" w:rsidRDefault="00BD2036">
            <w:r>
              <w:rPr>
                <w:rFonts w:ascii="Arial" w:eastAsia="Arial" w:hAnsi="Arial" w:cs="Arial"/>
                <w:sz w:val="22"/>
                <w:szCs w:val="22"/>
              </w:rPr>
              <w:t>P-03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37C863" w14:textId="77777777" w:rsidR="006D47BD" w:rsidRDefault="00BD2036">
            <w:r>
              <w:rPr>
                <w:rFonts w:ascii="Arial" w:eastAsia="Arial" w:hAnsi="Arial" w:cs="Arial"/>
                <w:sz w:val="22"/>
                <w:szCs w:val="22"/>
              </w:rPr>
              <w:t>Nav: Warehouse Tasks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0F5ED9" w14:textId="77777777" w:rsidR="006D47BD" w:rsidRDefault="00BD2036">
            <w:r>
              <w:rPr>
                <w:rFonts w:ascii="Arial" w:eastAsia="Arial" w:hAnsi="Arial" w:cs="Arial"/>
                <w:sz w:val="22"/>
                <w:szCs w:val="22"/>
              </w:rPr>
              <w:t>Warehouse + Upload merged into Warehouse Tasks</w:t>
            </w:r>
          </w:p>
        </w:tc>
      </w:tr>
      <w:tr w:rsidR="006D47BD" w14:paraId="4E9C17EC"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5407557" w14:textId="77777777" w:rsidR="006D47BD" w:rsidRDefault="00BD2036">
            <w:r>
              <w:rPr>
                <w:rFonts w:ascii="Arial" w:eastAsia="Arial" w:hAnsi="Arial" w:cs="Arial"/>
                <w:sz w:val="22"/>
                <w:szCs w:val="22"/>
              </w:rPr>
              <w:t>P-04</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4E255AF" w14:textId="77777777" w:rsidR="006D47BD" w:rsidRDefault="00BD2036">
            <w:r>
              <w:rPr>
                <w:rFonts w:ascii="Arial" w:eastAsia="Arial" w:hAnsi="Arial" w:cs="Arial"/>
                <w:sz w:val="22"/>
                <w:szCs w:val="22"/>
              </w:rPr>
              <w:t>Nav: Admin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9FDF490" w14:textId="77777777" w:rsidR="006D47BD" w:rsidRDefault="00BD2036">
            <w:r>
              <w:rPr>
                <w:rFonts w:ascii="Arial" w:eastAsia="Arial" w:hAnsi="Arial" w:cs="Arial"/>
                <w:sz w:val="22"/>
                <w:szCs w:val="22"/>
              </w:rPr>
              <w:t>Master Data + Admin merged into Admin</w:t>
            </w:r>
          </w:p>
        </w:tc>
      </w:tr>
      <w:tr w:rsidR="006D47BD" w14:paraId="17CD98F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4E89E1" w14:textId="77777777" w:rsidR="006D47BD" w:rsidRDefault="00BD2036">
            <w:r>
              <w:rPr>
                <w:rFonts w:ascii="Arial" w:eastAsia="Arial" w:hAnsi="Arial" w:cs="Arial"/>
                <w:sz w:val="22"/>
                <w:szCs w:val="22"/>
              </w:rPr>
              <w:t>P-05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0C7214" w14:textId="77777777" w:rsidR="006D47BD" w:rsidRDefault="00BD2036">
            <w:r>
              <w:rPr>
                <w:rFonts w:ascii="Arial" w:eastAsia="Arial" w:hAnsi="Arial" w:cs="Arial"/>
                <w:sz w:val="22"/>
                <w:szCs w:val="22"/>
              </w:rPr>
              <w:t>In Transit label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812DFA" w14:textId="77777777" w:rsidR="006D47BD" w:rsidRDefault="00BD2036">
            <w:r>
              <w:rPr>
                <w:rFonts w:ascii="Arial" w:eastAsia="Arial" w:hAnsi="Arial" w:cs="Arial"/>
                <w:sz w:val="22"/>
                <w:szCs w:val="22"/>
              </w:rPr>
              <w:t>Expecting renamed to In Transit in UI</w:t>
            </w:r>
          </w:p>
        </w:tc>
      </w:tr>
      <w:tr w:rsidR="006D47BD" w14:paraId="6A033562"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57186E8" w14:textId="77777777" w:rsidR="006D47BD" w:rsidRDefault="00BD2036">
            <w:r>
              <w:rPr>
                <w:rFonts w:ascii="Arial" w:eastAsia="Arial" w:hAnsi="Arial" w:cs="Arial"/>
                <w:sz w:val="22"/>
                <w:szCs w:val="22"/>
              </w:rPr>
              <w:t>P-06</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F5149F3" w14:textId="77777777" w:rsidR="006D47BD" w:rsidRDefault="00BD2036">
            <w:r>
              <w:rPr>
                <w:rFonts w:ascii="Arial" w:eastAsia="Arial" w:hAnsi="Arial" w:cs="Arial"/>
                <w:sz w:val="22"/>
                <w:szCs w:val="22"/>
              </w:rPr>
              <w:t>Accessories label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C8EB6AF" w14:textId="77777777" w:rsidR="006D47BD" w:rsidRDefault="00BD2036">
            <w:r>
              <w:rPr>
                <w:rFonts w:ascii="Arial" w:eastAsia="Arial" w:hAnsi="Arial" w:cs="Arial"/>
                <w:sz w:val="22"/>
                <w:szCs w:val="22"/>
              </w:rPr>
              <w:t>Non-Serialised Inventory renamed to Accessories in UI</w:t>
            </w:r>
          </w:p>
        </w:tc>
      </w:tr>
    </w:tbl>
    <w:p w14:paraId="1823DA54" w14:textId="77777777" w:rsidR="006D47BD" w:rsidRDefault="006D47BD">
      <w:pPr>
        <w:spacing w:before="80" w:after="80"/>
      </w:pPr>
    </w:p>
    <w:p w14:paraId="327B874F" w14:textId="77777777" w:rsidR="006D47BD" w:rsidRDefault="00BD2036">
      <w:pPr>
        <w:pStyle w:val="Heading2"/>
        <w:spacing w:before="180" w:after="100"/>
      </w:pPr>
      <w:del w:id="0" w:author="Claude" w:date="2026-05-19T00:00:00Z">
        <w:r>
          <w:rPr>
            <w:rFonts w:ascii="Arial" w:eastAsia="Arial" w:hAnsi="Arial" w:cs="Arial"/>
            <w:b/>
            <w:bCs/>
            <w:color w:val="1A6B7B"/>
            <w:sz w:val="28"/>
            <w:szCs w:val="28"/>
          </w:rPr>
          <w:delText>5.3 Release 2 — Full Scope</w:delText>
        </w:r>
      </w:del>
      <w:ins w:id="1" w:author="Claude" w:date="2026-05-19T00:00:00Z">
        <w:r>
          <w:rPr>
            <w:rFonts w:ascii="Arial" w:eastAsia="Arial" w:hAnsi="Arial" w:cs="Arial"/>
            <w:b/>
            <w:bCs/>
            <w:color w:val="1A6B7B"/>
            <w:sz w:val="28"/>
            <w:szCs w:val="28"/>
          </w:rPr>
          <w:t>5.3 Release 2 — Delivered</w:t>
        </w:r>
      </w:ins>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1835"/>
        <w:gridCol w:w="3174"/>
      </w:tblGrid>
      <w:tr w:rsidR="006D47BD" w14:paraId="3DA6C3C9"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48029D6B" w14:textId="77777777" w:rsidR="006D47BD" w:rsidRDefault="00BD2036">
            <w:r>
              <w:rPr>
                <w:rFonts w:ascii="Arial" w:eastAsia="Arial" w:hAnsi="Arial" w:cs="Arial"/>
                <w:b/>
                <w:bCs/>
                <w:sz w:val="22"/>
                <w:szCs w:val="22"/>
              </w:rPr>
              <w:t>Module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75DE2CC" w14:textId="77777777" w:rsidR="006D47BD" w:rsidRDefault="00BD2036">
            <w:r>
              <w:rPr>
                <w:rFonts w:ascii="Arial" w:eastAsia="Arial" w:hAnsi="Arial" w:cs="Arial"/>
                <w:b/>
                <w:bCs/>
                <w:sz w:val="22"/>
                <w:szCs w:val="22"/>
              </w:rPr>
              <w:t>Type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57D2662D" w14:textId="77777777" w:rsidR="006D47BD" w:rsidRDefault="00BD2036">
            <w:r>
              <w:rPr>
                <w:rFonts w:ascii="Arial" w:eastAsia="Arial" w:hAnsi="Arial" w:cs="Arial"/>
                <w:b/>
                <w:bCs/>
                <w:sz w:val="22"/>
                <w:szCs w:val="22"/>
              </w:rPr>
              <w:t>Description</w:t>
            </w:r>
          </w:p>
        </w:tc>
      </w:tr>
      <w:tr w:rsidR="006D47BD" w14:paraId="1A6B9AA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B1BE07" w14:textId="77777777" w:rsidR="006D47BD" w:rsidRDefault="00BD2036">
            <w:r>
              <w:rPr>
                <w:rFonts w:ascii="Arial" w:eastAsia="Arial" w:hAnsi="Arial" w:cs="Arial"/>
                <w:sz w:val="22"/>
                <w:szCs w:val="22"/>
              </w:rPr>
              <w:t>Inventory: Latest Date &amp; Location column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D3DB5F" w14:textId="77777777" w:rsidR="006D47BD" w:rsidRDefault="00BD2036">
            <w:r>
              <w:rPr>
                <w:rFonts w:ascii="Arial" w:eastAsia="Arial" w:hAnsi="Arial" w:cs="Arial"/>
                <w:sz w:val="22"/>
                <w:szCs w:val="22"/>
              </w:rPr>
              <w:t>NEW</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93BAA2" w14:textId="77777777" w:rsidR="006D47BD" w:rsidRDefault="00BD2036">
            <w:r>
              <w:rPr>
                <w:rFonts w:ascii="Arial" w:eastAsia="Arial" w:hAnsi="Arial" w:cs="Arial"/>
                <w:sz w:val="22"/>
                <w:szCs w:val="22"/>
              </w:rPr>
              <w:t>All Terminals view gains Latest Date and Latest Location columns</w:t>
            </w:r>
          </w:p>
        </w:tc>
      </w:tr>
      <w:tr w:rsidR="006D47BD" w14:paraId="7E185AC0"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D184B7D" w14:textId="77777777" w:rsidR="006D47BD" w:rsidRDefault="00BD2036">
            <w:r>
              <w:rPr>
                <w:rFonts w:ascii="Arial" w:eastAsia="Arial" w:hAnsi="Arial" w:cs="Arial"/>
                <w:sz w:val="22"/>
                <w:szCs w:val="22"/>
              </w:rPr>
              <w:t>In Transit view: full transit states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814BFF2" w14:textId="77777777" w:rsidR="006D47BD" w:rsidRDefault="00BD2036">
            <w:r>
              <w:rPr>
                <w:rFonts w:ascii="Arial" w:eastAsia="Arial" w:hAnsi="Arial" w:cs="Arial"/>
                <w:sz w:val="22"/>
                <w:szCs w:val="22"/>
              </w:rPr>
              <w:t>NEW</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F146FF7" w14:textId="77777777" w:rsidR="006D47BD" w:rsidRDefault="00BD2036">
            <w:r>
              <w:rPr>
                <w:rFonts w:ascii="Arial" w:eastAsia="Arial" w:hAnsi="Arial" w:cs="Arial"/>
                <w:sz w:val="22"/>
                <w:szCs w:val="22"/>
              </w:rPr>
              <w:t>In Transit shows EXPECTING + TRANSIT_TO_COMPANY + TRANSIT_TO_WAREHOUSE</w:t>
            </w:r>
          </w:p>
        </w:tc>
      </w:tr>
      <w:tr w:rsidR="006D47BD" w14:paraId="617762EF"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5E7A0E" w14:textId="77777777" w:rsidR="006D47BD" w:rsidRDefault="00BD2036">
            <w:r>
              <w:rPr>
                <w:rFonts w:ascii="Arial" w:eastAsia="Arial" w:hAnsi="Arial" w:cs="Arial"/>
                <w:sz w:val="22"/>
                <w:szCs w:val="22"/>
              </w:rPr>
              <w:t>Column filtering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7D19C4" w14:textId="77777777" w:rsidR="006D47BD" w:rsidRDefault="00BD2036">
            <w:r>
              <w:rPr>
                <w:rFonts w:ascii="Arial" w:eastAsia="Arial" w:hAnsi="Arial" w:cs="Arial"/>
                <w:sz w:val="22"/>
                <w:szCs w:val="22"/>
              </w:rPr>
              <w:t>NEW</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525443" w14:textId="77777777" w:rsidR="006D47BD" w:rsidRDefault="00BD2036">
            <w:r>
              <w:rPr>
                <w:rFonts w:ascii="Arial" w:eastAsia="Arial" w:hAnsi="Arial" w:cs="Arial"/>
                <w:sz w:val="22"/>
                <w:szCs w:val="22"/>
              </w:rPr>
              <w:t>All inventory and order list views support column-level filtering</w:t>
            </w:r>
          </w:p>
        </w:tc>
      </w:tr>
      <w:tr w:rsidR="006D47BD" w14:paraId="5A7FFA92"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C1B4770" w14:textId="77777777" w:rsidR="006D47BD" w:rsidRDefault="00BD2036">
            <w:r>
              <w:rPr>
                <w:rFonts w:ascii="Arial" w:eastAsia="Arial" w:hAnsi="Arial" w:cs="Arial"/>
                <w:sz w:val="22"/>
                <w:szCs w:val="22"/>
              </w:rPr>
              <w:t>PO: Received Date field</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D905AA4" w14:textId="77777777" w:rsidR="006D47BD" w:rsidRDefault="00BD2036">
            <w:r>
              <w:rPr>
                <w:rFonts w:ascii="Arial" w:eastAsia="Arial" w:hAnsi="Arial" w:cs="Arial"/>
                <w:sz w:val="22"/>
                <w:szCs w:val="22"/>
              </w:rPr>
              <w:t>NEW</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5F2464F" w14:textId="77777777" w:rsidR="006D47BD" w:rsidRDefault="00BD2036">
            <w:r>
              <w:rPr>
                <w:rFonts w:ascii="Arial" w:eastAsia="Arial" w:hAnsi="Arial" w:cs="Arial"/>
                <w:sz w:val="22"/>
                <w:szCs w:val="22"/>
              </w:rPr>
              <w:t>PO Header and Line gain Received Date field</w:t>
            </w:r>
          </w:p>
        </w:tc>
      </w:tr>
      <w:tr w:rsidR="006D47BD" w14:paraId="27E5D21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BCA3E1" w14:textId="77777777" w:rsidR="006D47BD" w:rsidRDefault="00BD2036">
            <w:r>
              <w:rPr>
                <w:rFonts w:ascii="Arial" w:eastAsia="Arial" w:hAnsi="Arial" w:cs="Arial"/>
                <w:sz w:val="22"/>
                <w:szCs w:val="22"/>
              </w:rPr>
              <w:t>Cost Calculation Engine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E7DDB5" w14:textId="77777777" w:rsidR="006D47BD" w:rsidRDefault="00BD2036">
            <w:r>
              <w:rPr>
                <w:rFonts w:ascii="Arial" w:eastAsia="Arial" w:hAnsi="Arial" w:cs="Arial"/>
                <w:sz w:val="22"/>
                <w:szCs w:val="22"/>
              </w:rPr>
              <w:t>NEW</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31430B" w14:textId="77777777" w:rsidR="006D47BD" w:rsidRDefault="00BD2036">
            <w:r>
              <w:rPr>
                <w:rFonts w:ascii="Arial" w:eastAsia="Arial" w:hAnsi="Arial" w:cs="Arial"/>
                <w:sz w:val="22"/>
                <w:szCs w:val="22"/>
              </w:rPr>
              <w:t>Activity costs applied per state transition; accumulated cost maintained per serial</w:t>
            </w:r>
          </w:p>
        </w:tc>
      </w:tr>
      <w:tr w:rsidR="006D47BD" w14:paraId="6093CD29"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6BA8990" w14:textId="77777777" w:rsidR="006D47BD" w:rsidRDefault="00BD2036">
            <w:r>
              <w:rPr>
                <w:rFonts w:ascii="Arial" w:eastAsia="Arial" w:hAnsi="Arial" w:cs="Arial"/>
                <w:sz w:val="22"/>
                <w:szCs w:val="22"/>
              </w:rPr>
              <w:t>Cost KPI Dashboards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D3C29C9" w14:textId="77777777" w:rsidR="006D47BD" w:rsidRDefault="00BD2036">
            <w:r>
              <w:rPr>
                <w:rFonts w:ascii="Arial" w:eastAsia="Arial" w:hAnsi="Arial" w:cs="Arial"/>
                <w:sz w:val="22"/>
                <w:szCs w:val="22"/>
              </w:rPr>
              <w:t>NEW</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81BE101" w14:textId="77777777" w:rsidR="006D47BD" w:rsidRDefault="00BD2036">
            <w:r>
              <w:rPr>
                <w:rFonts w:ascii="Arial" w:eastAsia="Arial" w:hAnsi="Arial" w:cs="Arial"/>
                <w:sz w:val="22"/>
                <w:szCs w:val="22"/>
              </w:rPr>
              <w:t>4 cost analytics views: Per Serial, By Location, By Product Family, Repair Analysis</w:t>
            </w:r>
          </w:p>
        </w:tc>
      </w:tr>
      <w:tr w:rsidR="006D47BD" w14:paraId="0E64E3C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328A05" w14:textId="77777777" w:rsidR="006D47BD" w:rsidRDefault="00BD2036">
            <w:r>
              <w:rPr>
                <w:rFonts w:ascii="Arial" w:eastAsia="Arial" w:hAnsi="Arial" w:cs="Arial"/>
                <w:sz w:val="22"/>
                <w:szCs w:val="22"/>
              </w:rPr>
              <w:t>Demand Planning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E5996A"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3B48CE" w14:textId="77777777" w:rsidR="006D47BD" w:rsidRDefault="00BD2036">
            <w:r>
              <w:rPr>
                <w:rFonts w:ascii="Arial" w:eastAsia="Arial" w:hAnsi="Arial" w:cs="Arial"/>
                <w:sz w:val="22"/>
                <w:szCs w:val="22"/>
              </w:rPr>
              <w:t>Demand Planner role; demand signal management; forward demand forecasting</w:t>
            </w:r>
          </w:p>
        </w:tc>
      </w:tr>
      <w:tr w:rsidR="006D47BD" w14:paraId="2AF7D511"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F81F937" w14:textId="77777777" w:rsidR="006D47BD" w:rsidRDefault="00BD2036">
            <w:r>
              <w:rPr>
                <w:rFonts w:ascii="Arial" w:eastAsia="Arial" w:hAnsi="Arial" w:cs="Arial"/>
                <w:sz w:val="22"/>
                <w:szCs w:val="22"/>
              </w:rPr>
              <w:lastRenderedPageBreak/>
              <w:t>Supply Planning</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842A339"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F7C9F4B" w14:textId="77777777" w:rsidR="006D47BD" w:rsidRDefault="00BD2036">
            <w:r>
              <w:rPr>
                <w:rFonts w:ascii="Arial" w:eastAsia="Arial" w:hAnsi="Arial" w:cs="Arial"/>
                <w:sz w:val="22"/>
                <w:szCs w:val="22"/>
              </w:rPr>
              <w:t>Safety stock targets; replenishment planning; gap/overflow identification</w:t>
            </w:r>
          </w:p>
        </w:tc>
      </w:tr>
      <w:tr w:rsidR="006D47BD" w14:paraId="0F13E26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B5B855" w14:textId="77777777" w:rsidR="006D47BD" w:rsidRDefault="00BD2036">
            <w:r>
              <w:rPr>
                <w:rFonts w:ascii="Arial" w:eastAsia="Arial" w:hAnsi="Arial" w:cs="Arial"/>
                <w:sz w:val="22"/>
                <w:szCs w:val="22"/>
              </w:rPr>
              <w:t>Repositioning Planning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6D4F79"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8EB072" w14:textId="77777777" w:rsidR="006D47BD" w:rsidRDefault="00BD2036">
            <w:r>
              <w:rPr>
                <w:rFonts w:ascii="Arial" w:eastAsia="Arial" w:hAnsi="Arial" w:cs="Arial"/>
                <w:sz w:val="22"/>
                <w:szCs w:val="22"/>
              </w:rPr>
              <w:t>Plan and execute inter-warehouse transfers based on demand vs. supply</w:t>
            </w:r>
          </w:p>
        </w:tc>
      </w:tr>
      <w:tr w:rsidR="006D47BD" w14:paraId="25640F44"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8E14CDB" w14:textId="77777777" w:rsidR="006D47BD" w:rsidRDefault="00BD2036">
            <w:r>
              <w:rPr>
                <w:rFonts w:ascii="Arial" w:eastAsia="Arial" w:hAnsi="Arial" w:cs="Arial"/>
                <w:sz w:val="22"/>
                <w:szCs w:val="22"/>
              </w:rPr>
              <w:t>Purchase Prediction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64E3351"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1138863" w14:textId="77777777" w:rsidR="006D47BD" w:rsidRDefault="00BD2036">
            <w:r>
              <w:rPr>
                <w:rFonts w:ascii="Arial" w:eastAsia="Arial" w:hAnsi="Arial" w:cs="Arial"/>
                <w:sz w:val="22"/>
                <w:szCs w:val="22"/>
              </w:rPr>
              <w:t>Forecast new POs from demand signals + supplier lead times</w:t>
            </w:r>
          </w:p>
        </w:tc>
      </w:tr>
      <w:tr w:rsidR="006D47BD" w14:paraId="29BFB7D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AA5A41" w14:textId="77777777" w:rsidR="006D47BD" w:rsidRDefault="00BD2036">
            <w:r>
              <w:rPr>
                <w:rFonts w:ascii="Arial" w:eastAsia="Arial" w:hAnsi="Arial" w:cs="Arial"/>
                <w:sz w:val="22"/>
                <w:szCs w:val="22"/>
              </w:rPr>
              <w:t>Work Orders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552C15"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88EB83" w14:textId="77777777" w:rsidR="006D47BD" w:rsidRDefault="00BD2036">
            <w:r>
              <w:rPr>
                <w:rFonts w:ascii="Arial" w:eastAsia="Arial" w:hAnsi="Arial" w:cs="Arial"/>
                <w:sz w:val="22"/>
                <w:szCs w:val="22"/>
              </w:rPr>
              <w:t>Auto-generated warehouse assembly instructions for multi-location BOM fulfilment</w:t>
            </w:r>
          </w:p>
        </w:tc>
      </w:tr>
      <w:tr w:rsidR="006D47BD" w14:paraId="45533807"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AFB7B62" w14:textId="77777777" w:rsidR="006D47BD" w:rsidRDefault="00BD2036">
            <w:r>
              <w:rPr>
                <w:rFonts w:ascii="Arial" w:eastAsia="Arial" w:hAnsi="Arial" w:cs="Arial"/>
                <w:sz w:val="22"/>
                <w:szCs w:val="22"/>
              </w:rPr>
              <w:t>Claims Management</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CB929C1"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683B212" w14:textId="77777777" w:rsidR="006D47BD" w:rsidRDefault="00BD2036">
            <w:r>
              <w:rPr>
                <w:rFonts w:ascii="Arial" w:eastAsia="Arial" w:hAnsi="Arial" w:cs="Arial"/>
                <w:sz w:val="22"/>
                <w:szCs w:val="22"/>
              </w:rPr>
              <w:t>Claim types (missing, damaged) against supplier or carrier on PO receipt discrepancy</w:t>
            </w:r>
          </w:p>
        </w:tc>
      </w:tr>
      <w:tr w:rsidR="006D47BD" w14:paraId="5A973D01"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993611" w14:textId="77777777" w:rsidR="006D47BD" w:rsidRDefault="00BD2036">
            <w:r>
              <w:rPr>
                <w:rFonts w:ascii="Arial" w:eastAsia="Arial" w:hAnsi="Arial" w:cs="Arial"/>
                <w:sz w:val="22"/>
                <w:szCs w:val="22"/>
              </w:rPr>
              <w:t>Alerting Framework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BBF5A1"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CAF7F4" w14:textId="77777777" w:rsidR="006D47BD" w:rsidRDefault="00BD2036">
            <w:r>
              <w:rPr>
                <w:rFonts w:ascii="Arial" w:eastAsia="Arial" w:hAnsi="Arial" w:cs="Arial"/>
                <w:sz w:val="22"/>
                <w:szCs w:val="22"/>
              </w:rPr>
              <w:t>Configurable event-driven alerts: rental expiry, return receipt, low stock, state dwell exceeded</w:t>
            </w:r>
          </w:p>
        </w:tc>
      </w:tr>
      <w:tr w:rsidR="006D47BD" w14:paraId="7BF96ED9"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70C48BE" w14:textId="77777777" w:rsidR="006D47BD" w:rsidRDefault="00BD2036">
            <w:r>
              <w:rPr>
                <w:rFonts w:ascii="Arial" w:eastAsia="Arial" w:hAnsi="Arial" w:cs="Arial"/>
                <w:sz w:val="22"/>
                <w:szCs w:val="22"/>
              </w:rPr>
              <w:t>API Integration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D4FAB1E" w14:textId="77777777" w:rsidR="006D47BD" w:rsidRDefault="00BD2036">
            <w:r>
              <w:rPr>
                <w:rFonts w:ascii="Arial" w:eastAsia="Arial" w:hAnsi="Arial" w:cs="Arial"/>
                <w:sz w:val="22"/>
                <w:szCs w:val="22"/>
              </w:rPr>
              <w:t>ORIGINAL — TBD</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4646EBF" w14:textId="77777777" w:rsidR="006D47BD" w:rsidRDefault="00BD2036">
            <w:r>
              <w:rPr>
                <w:rFonts w:ascii="Arial" w:eastAsia="Arial" w:hAnsi="Arial" w:cs="Arial"/>
                <w:sz w:val="22"/>
                <w:szCs w:val="22"/>
              </w:rPr>
              <w:t>Live GET/POST with external Logistics API. Spec addendum required.</w:t>
            </w:r>
          </w:p>
        </w:tc>
      </w:tr>
      <w:tr w:rsidR="006D47BD" w14:paraId="741AA818"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1E7664" w14:textId="77777777" w:rsidR="006D47BD" w:rsidRDefault="00BD2036">
            <w:r>
              <w:rPr>
                <w:rFonts w:ascii="Arial" w:eastAsia="Arial" w:hAnsi="Arial" w:cs="Arial"/>
                <w:sz w:val="22"/>
                <w:szCs w:val="22"/>
              </w:rPr>
              <w:t>Demand Planner Role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B0A209" w14:textId="77777777" w:rsidR="006D47BD" w:rsidRDefault="00BD2036">
            <w:r>
              <w:rPr>
                <w:rFonts w:ascii="Arial" w:eastAsia="Arial" w:hAnsi="Arial" w:cs="Arial"/>
                <w:sz w:val="22"/>
                <w:szCs w:val="22"/>
              </w:rPr>
              <w:t>ORIGINAL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450696" w14:textId="77777777" w:rsidR="006D47BD" w:rsidRDefault="00BD2036">
            <w:r>
              <w:rPr>
                <w:rFonts w:ascii="Arial" w:eastAsia="Arial" w:hAnsi="Arial" w:cs="Arial"/>
                <w:sz w:val="22"/>
                <w:szCs w:val="22"/>
              </w:rPr>
              <w:t>Full demand planning permissions and dedicated views</w:t>
            </w:r>
          </w:p>
        </w:tc>
      </w:tr>
    </w:tbl>
    <w:p w14:paraId="3DAF8772" w14:textId="77777777" w:rsidR="006D47BD" w:rsidRDefault="00BD2036">
      <w:pPr>
        <w:spacing w:before="80" w:after="80"/>
      </w:pPr>
      <w:r>
        <w:rPr>
          <w:rFonts w:ascii="Arial" w:eastAsia="Arial" w:hAnsi="Arial" w:cs="Arial"/>
          <w:sz w:val="22"/>
          <w:szCs w:val="22"/>
        </w:rPr>
        <w:t>Note: Out of scope for both releases: ERP integration, carrier booking, invoice generation, financial reporting.</w:t>
      </w:r>
    </w:p>
    <w:p w14:paraId="11EBFB74" w14:textId="77777777" w:rsidR="006D47BD" w:rsidRDefault="00BD2036">
      <w:r>
        <w:br w:type="page"/>
      </w:r>
    </w:p>
    <w:p w14:paraId="251A5F38" w14:textId="77777777" w:rsidR="006D47BD" w:rsidRDefault="006D47BD">
      <w:pPr>
        <w:sectPr w:rsidR="006D47BD">
          <w:headerReference w:type="default" r:id="rId17"/>
          <w:footerReference w:type="default" r:id="rId18"/>
          <w:pgSz w:w="11906" w:h="16838"/>
          <w:pgMar w:top="1440" w:right="1440" w:bottom="1440" w:left="1440" w:header="708" w:footer="708" w:gutter="0"/>
          <w:cols w:space="720"/>
          <w:docGrid w:linePitch="360"/>
        </w:sectPr>
      </w:pPr>
    </w:p>
    <w:p w14:paraId="7FC3A528" w14:textId="77777777" w:rsidR="006D47BD" w:rsidRDefault="00BD2036">
      <w:pPr>
        <w:pStyle w:val="Heading1"/>
        <w:spacing w:before="240" w:after="120"/>
      </w:pPr>
      <w:r>
        <w:rPr>
          <w:rFonts w:ascii="Arial" w:eastAsia="Arial" w:hAnsi="Arial" w:cs="Arial"/>
          <w:b/>
          <w:bCs/>
          <w:color w:val="1A6B7B"/>
        </w:rPr>
        <w:lastRenderedPageBreak/>
        <w:t>6. USER PERSONAS &amp; ROLES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8"/>
        <w:gridCol w:w="1868"/>
        <w:gridCol w:w="1877"/>
        <w:gridCol w:w="1527"/>
      </w:tblGrid>
      <w:tr w:rsidR="006D47BD" w14:paraId="5F009282"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FA3EA1E" w14:textId="77777777" w:rsidR="006D47BD" w:rsidRDefault="00BD2036">
            <w:r>
              <w:rPr>
                <w:rFonts w:ascii="Arial" w:eastAsia="Arial" w:hAnsi="Arial" w:cs="Arial"/>
                <w:b/>
                <w:bCs/>
                <w:sz w:val="22"/>
                <w:szCs w:val="22"/>
              </w:rPr>
              <w:t>Role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1E593AAC" w14:textId="77777777" w:rsidR="006D47BD" w:rsidRDefault="00BD2036">
            <w:r>
              <w:rPr>
                <w:rFonts w:ascii="Arial" w:eastAsia="Arial" w:hAnsi="Arial" w:cs="Arial"/>
                <w:b/>
                <w:bCs/>
                <w:sz w:val="22"/>
                <w:szCs w:val="22"/>
              </w:rPr>
              <w:t>Description</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602C8DAF" w14:textId="77777777" w:rsidR="006D47BD" w:rsidRDefault="00BD2036">
            <w:r>
              <w:rPr>
                <w:rFonts w:ascii="Arial" w:eastAsia="Arial" w:hAnsi="Arial" w:cs="Arial"/>
                <w:b/>
                <w:bCs/>
                <w:sz w:val="22"/>
                <w:szCs w:val="22"/>
              </w:rPr>
              <w:t>Key Permissions</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8444B11" w14:textId="77777777" w:rsidR="006D47BD" w:rsidRDefault="00BD2036">
            <w:r>
              <w:rPr>
                <w:rFonts w:ascii="Arial" w:eastAsia="Arial" w:hAnsi="Arial" w:cs="Arial"/>
                <w:b/>
                <w:bCs/>
                <w:sz w:val="22"/>
                <w:szCs w:val="22"/>
              </w:rPr>
              <w:t>Release</w:t>
            </w:r>
          </w:p>
        </w:tc>
      </w:tr>
      <w:tr w:rsidR="006D47BD" w14:paraId="1C311BD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015C12" w14:textId="77777777" w:rsidR="006D47BD" w:rsidRDefault="00BD2036">
            <w:r>
              <w:rPr>
                <w:rFonts w:ascii="Arial" w:eastAsia="Arial" w:hAnsi="Arial" w:cs="Arial"/>
                <w:sz w:val="22"/>
                <w:szCs w:val="22"/>
              </w:rPr>
              <w:t>Admin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35E606" w14:textId="77777777" w:rsidR="006D47BD" w:rsidRDefault="00BD2036">
            <w:r>
              <w:rPr>
                <w:rFonts w:ascii="Arial" w:eastAsia="Arial" w:hAnsi="Arial" w:cs="Arial"/>
                <w:sz w:val="22"/>
                <w:szCs w:val="22"/>
              </w:rPr>
              <w:t>System administrator. Manages all master data, users, states, numbering, calendars.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C63299" w14:textId="77777777" w:rsidR="006D47BD" w:rsidRDefault="00BD2036">
            <w:r>
              <w:rPr>
                <w:rFonts w:ascii="Arial" w:eastAsia="Arial" w:hAnsi="Arial" w:cs="Arial"/>
                <w:sz w:val="22"/>
                <w:szCs w:val="22"/>
              </w:rPr>
              <w:t>Full access: all master data CRUD, user management, state config, cost master, exchange rates, order numbering, business calendars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8FD6D3" w14:textId="77777777" w:rsidR="006D47BD" w:rsidRDefault="00BD2036">
            <w:r>
              <w:rPr>
                <w:rFonts w:ascii="Arial" w:eastAsia="Arial" w:hAnsi="Arial" w:cs="Arial"/>
                <w:sz w:val="22"/>
                <w:szCs w:val="22"/>
              </w:rPr>
              <w:t>R1</w:t>
            </w:r>
          </w:p>
        </w:tc>
      </w:tr>
      <w:tr w:rsidR="006D47BD" w14:paraId="745EE4F5"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304FF7D" w14:textId="77777777" w:rsidR="006D47BD" w:rsidRDefault="00BD2036">
            <w:r>
              <w:rPr>
                <w:rFonts w:ascii="Arial" w:eastAsia="Arial" w:hAnsi="Arial" w:cs="Arial"/>
                <w:sz w:val="22"/>
                <w:szCs w:val="22"/>
              </w:rPr>
              <w:t>Supply Planner</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1CA1ABB" w14:textId="77777777" w:rsidR="006D47BD" w:rsidRDefault="00BD2036">
            <w:r>
              <w:rPr>
                <w:rFonts w:ascii="Arial" w:eastAsia="Arial" w:hAnsi="Arial" w:cs="Arial"/>
                <w:sz w:val="22"/>
                <w:szCs w:val="22"/>
              </w:rPr>
              <w:t>Creates outbound orders, monitors inventory and order status, reviews ATP.</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17033E1" w14:textId="77777777" w:rsidR="006D47BD" w:rsidRDefault="00BD2036">
            <w:r>
              <w:rPr>
                <w:rFonts w:ascii="Arial" w:eastAsia="Arial" w:hAnsi="Arial" w:cs="Arial"/>
                <w:sz w:val="22"/>
                <w:szCs w:val="22"/>
              </w:rPr>
              <w:t>Create/edit all order types; view inventory and cost dashboards; view PO status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882FE35" w14:textId="77777777" w:rsidR="006D47BD" w:rsidRDefault="00BD2036">
            <w:r>
              <w:rPr>
                <w:rFonts w:ascii="Arial" w:eastAsia="Arial" w:hAnsi="Arial" w:cs="Arial"/>
                <w:sz w:val="22"/>
                <w:szCs w:val="22"/>
              </w:rPr>
              <w:t>R1</w:t>
            </w:r>
          </w:p>
        </w:tc>
      </w:tr>
      <w:tr w:rsidR="006D47BD" w14:paraId="7E87326C"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82838F" w14:textId="77777777" w:rsidR="006D47BD" w:rsidRDefault="00BD2036">
            <w:r>
              <w:rPr>
                <w:rFonts w:ascii="Arial" w:eastAsia="Arial" w:hAnsi="Arial" w:cs="Arial"/>
                <w:sz w:val="22"/>
                <w:szCs w:val="22"/>
              </w:rPr>
              <w:t>Warehouse User</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FE0F31" w14:textId="77777777" w:rsidR="006D47BD" w:rsidRDefault="00BD2036">
            <w:r>
              <w:rPr>
                <w:rFonts w:ascii="Arial" w:eastAsia="Arial" w:hAnsi="Arial" w:cs="Arial"/>
                <w:sz w:val="22"/>
                <w:szCs w:val="22"/>
              </w:rPr>
              <w:t>Receives inbound shipments, confirms state changes, performs mass uploads.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99A997" w14:textId="77777777" w:rsidR="006D47BD" w:rsidRDefault="00BD2036">
            <w:r>
              <w:rPr>
                <w:rFonts w:ascii="Arial" w:eastAsia="Arial" w:hAnsi="Arial" w:cs="Arial"/>
                <w:sz w:val="22"/>
                <w:szCs w:val="22"/>
              </w:rPr>
              <w:t>Confirm PO receipt; mass upload state changes; confirm shipment; Warehouse Tasks module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0BB0B6" w14:textId="77777777" w:rsidR="006D47BD" w:rsidRDefault="00BD2036">
            <w:r>
              <w:rPr>
                <w:rFonts w:ascii="Arial" w:eastAsia="Arial" w:hAnsi="Arial" w:cs="Arial"/>
                <w:sz w:val="22"/>
                <w:szCs w:val="22"/>
              </w:rPr>
              <w:t>R1</w:t>
            </w:r>
          </w:p>
        </w:tc>
      </w:tr>
      <w:tr w:rsidR="006D47BD" w14:paraId="5C12962E"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3A64BCD" w14:textId="77777777" w:rsidR="006D47BD" w:rsidRDefault="00BD2036">
            <w:r>
              <w:rPr>
                <w:rFonts w:ascii="Arial" w:eastAsia="Arial" w:hAnsi="Arial" w:cs="Arial"/>
                <w:sz w:val="22"/>
                <w:szCs w:val="22"/>
              </w:rPr>
              <w:t>Repair Centre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DB6C6F9" w14:textId="77777777" w:rsidR="006D47BD" w:rsidRDefault="00BD2036">
            <w:r>
              <w:rPr>
                <w:rFonts w:ascii="Arial" w:eastAsia="Arial" w:hAnsi="Arial" w:cs="Arial"/>
                <w:sz w:val="22"/>
                <w:szCs w:val="22"/>
              </w:rPr>
              <w:t>Manages terminals dispatched for repair or rework.</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7FC0D95" w14:textId="77777777" w:rsidR="006D47BD" w:rsidRDefault="00BD2036">
            <w:r>
              <w:rPr>
                <w:rFonts w:ascii="Arial" w:eastAsia="Arial" w:hAnsi="Arial" w:cs="Arial"/>
                <w:sz w:val="22"/>
                <w:szCs w:val="22"/>
              </w:rPr>
              <w:t>View repair queue; confirm receipt; update repair status; enter actual costs; confirm send-back</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BA1DFC7" w14:textId="77777777" w:rsidR="006D47BD" w:rsidRDefault="00BD2036">
            <w:r>
              <w:rPr>
                <w:rFonts w:ascii="Arial" w:eastAsia="Arial" w:hAnsi="Arial" w:cs="Arial"/>
                <w:sz w:val="22"/>
                <w:szCs w:val="22"/>
              </w:rPr>
              <w:t>R1</w:t>
            </w:r>
          </w:p>
        </w:tc>
      </w:tr>
      <w:tr w:rsidR="006D47BD" w14:paraId="515C07A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184817" w14:textId="77777777" w:rsidR="006D47BD" w:rsidRDefault="00BD2036">
            <w:r>
              <w:rPr>
                <w:rFonts w:ascii="Arial" w:eastAsia="Arial" w:hAnsi="Arial" w:cs="Arial"/>
                <w:sz w:val="22"/>
                <w:szCs w:val="22"/>
              </w:rPr>
              <w:t>Supplier</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926AFA" w14:textId="77777777" w:rsidR="006D47BD" w:rsidRDefault="00BD2036">
            <w:r>
              <w:rPr>
                <w:rFonts w:ascii="Arial" w:eastAsia="Arial" w:hAnsi="Arial" w:cs="Arial"/>
                <w:sz w:val="22"/>
                <w:szCs w:val="22"/>
              </w:rPr>
              <w:t>External vendor. Can upload serial number files for their POs.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1EE3BE" w14:textId="77777777" w:rsidR="006D47BD" w:rsidRDefault="00BD2036">
            <w:r>
              <w:rPr>
                <w:rFonts w:ascii="Arial" w:eastAsia="Arial" w:hAnsi="Arial" w:cs="Arial"/>
                <w:sz w:val="22"/>
                <w:szCs w:val="22"/>
              </w:rPr>
              <w:t>Upload serial files for own POs; view own PO status only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13D194" w14:textId="77777777" w:rsidR="006D47BD" w:rsidRDefault="00BD2036">
            <w:r>
              <w:rPr>
                <w:rFonts w:ascii="Arial" w:eastAsia="Arial" w:hAnsi="Arial" w:cs="Arial"/>
                <w:sz w:val="22"/>
                <w:szCs w:val="22"/>
              </w:rPr>
              <w:t>R1</w:t>
            </w:r>
          </w:p>
        </w:tc>
      </w:tr>
      <w:tr w:rsidR="006D47BD" w14:paraId="28EF9EBD"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29DCF21" w14:textId="77777777" w:rsidR="006D47BD" w:rsidRDefault="00BD2036">
            <w:r>
              <w:rPr>
                <w:rFonts w:ascii="Arial" w:eastAsia="Arial" w:hAnsi="Arial" w:cs="Arial"/>
                <w:sz w:val="22"/>
                <w:szCs w:val="22"/>
              </w:rPr>
              <w:t>Demand Planner</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B2019CE" w14:textId="77777777" w:rsidR="006D47BD" w:rsidRDefault="00BD2036">
            <w:r>
              <w:rPr>
                <w:rFonts w:ascii="Arial" w:eastAsia="Arial" w:hAnsi="Arial" w:cs="Arial"/>
                <w:sz w:val="22"/>
                <w:szCs w:val="22"/>
              </w:rPr>
              <w:t>Manages demand signals and forecasting data.</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98AAE21" w14:textId="77777777" w:rsidR="006D47BD" w:rsidRDefault="00BD2036">
            <w:r>
              <w:rPr>
                <w:rFonts w:ascii="Arial" w:eastAsia="Arial" w:hAnsi="Arial" w:cs="Arial"/>
                <w:sz w:val="22"/>
                <w:szCs w:val="22"/>
              </w:rPr>
              <w:t>Create/edit demand signals; view planning dashboard</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8470DF8" w14:textId="77777777" w:rsidR="006D47BD" w:rsidRDefault="00BD2036">
            <w:r>
              <w:rPr>
                <w:rFonts w:ascii="Arial" w:eastAsia="Arial" w:hAnsi="Arial" w:cs="Arial"/>
                <w:sz w:val="22"/>
                <w:szCs w:val="22"/>
              </w:rPr>
              <w:t>R2</w:t>
            </w:r>
          </w:p>
        </w:tc>
      </w:tr>
    </w:tbl>
    <w:p w14:paraId="0BA9829E" w14:textId="77777777" w:rsidR="006D47BD" w:rsidRDefault="00BD2036">
      <w:r>
        <w:br w:type="page"/>
      </w:r>
    </w:p>
    <w:p w14:paraId="0104A598" w14:textId="77777777" w:rsidR="006D47BD" w:rsidRDefault="006D47BD">
      <w:pPr>
        <w:sectPr w:rsidR="006D47BD">
          <w:headerReference w:type="default" r:id="rId19"/>
          <w:footerReference w:type="default" r:id="rId20"/>
          <w:pgSz w:w="11906" w:h="16838"/>
          <w:pgMar w:top="1440" w:right="1440" w:bottom="1440" w:left="1440" w:header="708" w:footer="708" w:gutter="0"/>
          <w:cols w:space="720"/>
          <w:docGrid w:linePitch="360"/>
        </w:sectPr>
      </w:pPr>
    </w:p>
    <w:p w14:paraId="2A51628E" w14:textId="77777777" w:rsidR="006D47BD" w:rsidRDefault="00BD2036">
      <w:pPr>
        <w:pStyle w:val="Heading1"/>
        <w:spacing w:before="240" w:after="120"/>
      </w:pPr>
      <w:r>
        <w:rPr>
          <w:rFonts w:ascii="Arial" w:eastAsia="Arial" w:hAnsi="Arial" w:cs="Arial"/>
          <w:b/>
          <w:bCs/>
          <w:color w:val="1A6B7B"/>
        </w:rPr>
        <w:lastRenderedPageBreak/>
        <w:t>7. BUSINESS OBJECTS</w:t>
      </w:r>
    </w:p>
    <w:p w14:paraId="0F3EAD1E" w14:textId="77777777" w:rsidR="006D47BD" w:rsidRDefault="00BD2036">
      <w:pPr>
        <w:spacing w:before="80" w:after="80"/>
      </w:pPr>
      <w:r>
        <w:rPr>
          <w:rFonts w:ascii="Arial" w:eastAsia="Arial" w:hAnsi="Arial" w:cs="Arial"/>
          <w:sz w:val="22"/>
          <w:szCs w:val="22"/>
        </w:rPr>
        <w:t>Core data entities in the IMS. All serialised product tracking is at serial number level with an immutable 1:N state history.</w:t>
      </w:r>
    </w:p>
    <w:p w14:paraId="72841A78" w14:textId="77777777" w:rsidR="006D47BD" w:rsidRDefault="00BD2036">
      <w:pPr>
        <w:spacing w:before="120" w:after="80"/>
      </w:pPr>
      <w:r>
        <w:rPr>
          <w:rFonts w:ascii="Arial" w:eastAsia="Arial" w:hAnsi="Arial" w:cs="Arial"/>
          <w:b/>
          <w:bCs/>
          <w:color w:val="1A6B7B"/>
          <w:sz w:val="26"/>
          <w:szCs w:val="26"/>
        </w:rPr>
        <w:t>Terminal (Serial Number)</w:t>
      </w:r>
    </w:p>
    <w:p w14:paraId="50F8697D" w14:textId="77777777" w:rsidR="006D47BD" w:rsidRDefault="00BD2036">
      <w:pPr>
        <w:spacing w:before="80" w:after="80"/>
      </w:pPr>
      <w:r>
        <w:rPr>
          <w:rFonts w:ascii="Arial" w:eastAsia="Arial" w:hAnsi="Arial" w:cs="Arial"/>
          <w:sz w:val="22"/>
          <w:szCs w:val="22"/>
        </w:rPr>
        <w:t>Physical serialised payment device with attributes: SerialNumber, SupplierID, ProductCode, LotNumber, TerminalType, CurrentState, CurrentLocation, StockType, SecuritySeal, KeyLoaded, WiFiMAC, BluetoothMAC, EthernetMAC, IMEI1, IMEI2, ICCID, EID, KeyID, AccumulatedCost, Active. Release: R1.</w:t>
      </w:r>
    </w:p>
    <w:p w14:paraId="64F3B441" w14:textId="77777777" w:rsidR="006D47BD" w:rsidRDefault="00BD2036">
      <w:pPr>
        <w:spacing w:before="120" w:after="80"/>
      </w:pPr>
      <w:r>
        <w:rPr>
          <w:rFonts w:ascii="Arial" w:eastAsia="Arial" w:hAnsi="Arial" w:cs="Arial"/>
          <w:b/>
          <w:bCs/>
          <w:color w:val="1A6B7B"/>
          <w:sz w:val="26"/>
          <w:szCs w:val="26"/>
        </w:rPr>
        <w:t>State History Record</w:t>
      </w:r>
    </w:p>
    <w:p w14:paraId="74570544" w14:textId="77777777" w:rsidR="006D47BD" w:rsidRDefault="00BD2036">
      <w:pPr>
        <w:spacing w:before="80" w:after="80"/>
      </w:pPr>
      <w:r>
        <w:rPr>
          <w:rFonts w:ascii="Arial" w:eastAsia="Arial" w:hAnsi="Arial" w:cs="Arial"/>
          <w:sz w:val="22"/>
          <w:szCs w:val="22"/>
        </w:rPr>
        <w:t>Immutable audit log per serial. 1:N per terminal with fields: SerialNumber, StateCode, Location, DateTime(UTC+TZ), ActorType, ActorUser, ActivityDescription, OrderReference, ActivityCost, ActivityCostCurrency, ReportingCurrencyEquivalent, ExchangeRateApplied, Notes. Release: R1.</w:t>
      </w:r>
    </w:p>
    <w:p w14:paraId="4971F1DF" w14:textId="77777777" w:rsidR="006D47BD" w:rsidRDefault="00BD2036">
      <w:pPr>
        <w:spacing w:before="120" w:after="80"/>
      </w:pPr>
      <w:r>
        <w:rPr>
          <w:rFonts w:ascii="Arial" w:eastAsia="Arial" w:hAnsi="Arial" w:cs="Arial"/>
          <w:b/>
          <w:bCs/>
          <w:color w:val="1A6B7B"/>
          <w:sz w:val="26"/>
          <w:szCs w:val="26"/>
        </w:rPr>
        <w:t>Accessories Inventory</w:t>
      </w:r>
    </w:p>
    <w:p w14:paraId="3358CEB4" w14:textId="77777777" w:rsidR="006D47BD" w:rsidRDefault="00BD2036">
      <w:pPr>
        <w:spacing w:before="80" w:after="80"/>
      </w:pPr>
      <w:r>
        <w:rPr>
          <w:rFonts w:ascii="Arial" w:eastAsia="Arial" w:hAnsi="Arial" w:cs="Arial"/>
          <w:sz w:val="22"/>
          <w:szCs w:val="22"/>
        </w:rPr>
        <w:t>Non-serialised accessory count per location: ProductCode, Location, State(Received/Available), Quantity. Release: R1.</w:t>
      </w:r>
    </w:p>
    <w:p w14:paraId="70FEAF4C" w14:textId="77777777" w:rsidR="006D47BD" w:rsidRDefault="00BD2036">
      <w:pPr>
        <w:spacing w:before="120" w:after="80"/>
      </w:pPr>
      <w:r>
        <w:rPr>
          <w:rFonts w:ascii="Arial" w:eastAsia="Arial" w:hAnsi="Arial" w:cs="Arial"/>
          <w:b/>
          <w:bCs/>
          <w:color w:val="1A6B7B"/>
          <w:sz w:val="26"/>
          <w:szCs w:val="26"/>
        </w:rPr>
        <w:t>Product</w:t>
      </w:r>
    </w:p>
    <w:p w14:paraId="7597E3A1" w14:textId="77777777" w:rsidR="006D47BD" w:rsidRDefault="00BD2036">
      <w:pPr>
        <w:spacing w:before="80" w:after="80"/>
      </w:pPr>
      <w:r>
        <w:rPr>
          <w:rFonts w:ascii="Arial" w:eastAsia="Arial" w:hAnsi="Arial" w:cs="Arial"/>
          <w:sz w:val="22"/>
          <w:szCs w:val="22"/>
        </w:rPr>
        <w:t>SKU — standalone or BOM kit: ProductCode, Description, Type, Category, Serialised, IsBOM, Components, Suppliers, RepairCentres, Countries, UnitValue, VendorKeyloaded, InterchangeableProducts, HSCode, Active. Release: R1.</w:t>
      </w:r>
    </w:p>
    <w:p w14:paraId="5F047C6A" w14:textId="77777777" w:rsidR="006D47BD" w:rsidRDefault="00BD2036">
      <w:pPr>
        <w:spacing w:before="120" w:after="80"/>
      </w:pPr>
      <w:r>
        <w:rPr>
          <w:rFonts w:ascii="Arial" w:eastAsia="Arial" w:hAnsi="Arial" w:cs="Arial"/>
          <w:b/>
          <w:bCs/>
          <w:color w:val="1A6B7B"/>
          <w:sz w:val="26"/>
          <w:szCs w:val="26"/>
        </w:rPr>
        <w:t>Supplier, Location, Business Calendar, Transit Time Lane, Assembly Time, Customer, Terminal State, Activity Cost, Exchange Rate</w:t>
      </w:r>
    </w:p>
    <w:p w14:paraId="4A25E21F" w14:textId="77777777" w:rsidR="006D47BD" w:rsidRDefault="00BD2036">
      <w:pPr>
        <w:spacing w:before="80" w:after="80"/>
      </w:pPr>
      <w:r>
        <w:rPr>
          <w:rFonts w:ascii="Arial" w:eastAsia="Arial" w:hAnsi="Arial" w:cs="Arial"/>
          <w:sz w:val="22"/>
          <w:szCs w:val="22"/>
        </w:rPr>
        <w:t>See Section 9 (Functional Requirements — Master Data) for complete field definitions. Release: R1.</w:t>
      </w:r>
    </w:p>
    <w:p w14:paraId="2A60A384" w14:textId="77777777" w:rsidR="006D47BD" w:rsidRDefault="00BD2036">
      <w:pPr>
        <w:spacing w:before="120" w:after="80"/>
      </w:pPr>
      <w:r>
        <w:rPr>
          <w:rFonts w:ascii="Arial" w:eastAsia="Arial" w:hAnsi="Arial" w:cs="Arial"/>
          <w:b/>
          <w:bCs/>
          <w:color w:val="1A6B7B"/>
          <w:sz w:val="26"/>
          <w:szCs w:val="26"/>
        </w:rPr>
        <w:t>Purchase Order, Sales Order, Distribution Order, Repair &amp; Rework Order, Return Order</w:t>
      </w:r>
    </w:p>
    <w:p w14:paraId="586DDA24" w14:textId="77777777" w:rsidR="006D47BD" w:rsidRDefault="00BD2036">
      <w:pPr>
        <w:spacing w:before="80" w:after="80"/>
      </w:pPr>
      <w:r>
        <w:rPr>
          <w:rFonts w:ascii="Arial" w:eastAsia="Arial" w:hAnsi="Arial" w:cs="Arial"/>
          <w:sz w:val="22"/>
          <w:szCs w:val="22"/>
        </w:rPr>
        <w:t>See Section 12 (Functional Requirements — Outbound Orders) for complete field definitions. Release: R1.</w:t>
      </w:r>
    </w:p>
    <w:p w14:paraId="09567318" w14:textId="77777777" w:rsidR="006D47BD" w:rsidRDefault="00BD2036">
      <w:pPr>
        <w:spacing w:before="120" w:after="80"/>
      </w:pPr>
      <w:r>
        <w:rPr>
          <w:rFonts w:ascii="Arial" w:eastAsia="Arial" w:hAnsi="Arial" w:cs="Arial"/>
          <w:b/>
          <w:bCs/>
          <w:color w:val="1A6B7B"/>
          <w:sz w:val="26"/>
          <w:szCs w:val="26"/>
        </w:rPr>
        <w:t>Work Order, Claim</w:t>
      </w:r>
    </w:p>
    <w:p w14:paraId="548A154B" w14:textId="77777777" w:rsidR="006D47BD" w:rsidRDefault="00BD2036">
      <w:pPr>
        <w:spacing w:before="80" w:after="80"/>
      </w:pPr>
      <w:r>
        <w:rPr>
          <w:rFonts w:ascii="Arial" w:eastAsia="Arial" w:hAnsi="Arial" w:cs="Arial"/>
          <w:sz w:val="22"/>
          <w:szCs w:val="22"/>
        </w:rPr>
        <w:t>See Section 14 (Functional Requirements — R2 Features) for definitions. Release: R2.</w:t>
      </w:r>
    </w:p>
    <w:p w14:paraId="505FB337" w14:textId="77777777" w:rsidR="006D47BD" w:rsidRDefault="00BD2036">
      <w:r>
        <w:br w:type="page"/>
      </w:r>
    </w:p>
    <w:p w14:paraId="026B1E13" w14:textId="77777777" w:rsidR="006D47BD" w:rsidRDefault="006D47BD">
      <w:pPr>
        <w:sectPr w:rsidR="006D47BD">
          <w:headerReference w:type="default" r:id="rId21"/>
          <w:footerReference w:type="default" r:id="rId22"/>
          <w:pgSz w:w="11906" w:h="16838"/>
          <w:pgMar w:top="1440" w:right="1440" w:bottom="1440" w:left="1440" w:header="708" w:footer="708" w:gutter="0"/>
          <w:cols w:space="720"/>
          <w:docGrid w:linePitch="360"/>
        </w:sectPr>
      </w:pPr>
    </w:p>
    <w:p w14:paraId="626D7141" w14:textId="77777777" w:rsidR="006D47BD" w:rsidRDefault="00BD2036">
      <w:pPr>
        <w:pStyle w:val="Heading1"/>
        <w:spacing w:before="240" w:after="120"/>
      </w:pPr>
      <w:r>
        <w:rPr>
          <w:rFonts w:ascii="Arial" w:eastAsia="Arial" w:hAnsi="Arial" w:cs="Arial"/>
          <w:b/>
          <w:bCs/>
          <w:color w:val="1A6B7B"/>
        </w:rPr>
        <w:lastRenderedPageBreak/>
        <w:t>8. APPLICATION VIEWS</w:t>
      </w:r>
    </w:p>
    <w:p w14:paraId="1B9EA6DB" w14:textId="77777777" w:rsidR="006D47BD" w:rsidRDefault="00BD2036">
      <w:pPr>
        <w:pStyle w:val="Heading2"/>
        <w:spacing w:before="180" w:after="100"/>
      </w:pPr>
      <w:r>
        <w:rPr>
          <w:rFonts w:ascii="Arial" w:eastAsia="Arial" w:hAnsi="Arial" w:cs="Arial"/>
          <w:b/>
          <w:bCs/>
          <w:color w:val="1A6B7B"/>
          <w:sz w:val="28"/>
          <w:szCs w:val="28"/>
        </w:rPr>
        <w:t>8.1 Navigation Structure (post R1 patch)</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1417"/>
        <w:gridCol w:w="1554"/>
        <w:gridCol w:w="2612"/>
      </w:tblGrid>
      <w:tr w:rsidR="006D47BD" w14:paraId="2A8207D6"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3073DAAE" w14:textId="77777777" w:rsidR="006D47BD" w:rsidRDefault="00BD2036">
            <w:r>
              <w:rPr>
                <w:rFonts w:ascii="Arial" w:eastAsia="Arial" w:hAnsi="Arial" w:cs="Arial"/>
                <w:b/>
                <w:bCs/>
                <w:sz w:val="22"/>
                <w:szCs w:val="22"/>
              </w:rPr>
              <w:t>Nav Icon</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679904BF" w14:textId="77777777" w:rsidR="006D47BD" w:rsidRDefault="00BD2036">
            <w:r>
              <w:rPr>
                <w:rFonts w:ascii="Arial" w:eastAsia="Arial" w:hAnsi="Arial" w:cs="Arial"/>
                <w:b/>
                <w:bCs/>
                <w:sz w:val="22"/>
                <w:szCs w:val="22"/>
              </w:rPr>
              <w:t>Module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745814C9" w14:textId="77777777" w:rsidR="006D47BD" w:rsidRDefault="00BD2036">
            <w:r>
              <w:rPr>
                <w:rFonts w:ascii="Arial" w:eastAsia="Arial" w:hAnsi="Arial" w:cs="Arial"/>
                <w:b/>
                <w:bCs/>
                <w:sz w:val="22"/>
                <w:szCs w:val="22"/>
              </w:rPr>
              <w:t>Contains</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72225775" w14:textId="77777777" w:rsidR="006D47BD" w:rsidRDefault="00BD2036">
            <w:r>
              <w:rPr>
                <w:rFonts w:ascii="Arial" w:eastAsia="Arial" w:hAnsi="Arial" w:cs="Arial"/>
                <w:b/>
                <w:bCs/>
                <w:sz w:val="22"/>
                <w:szCs w:val="22"/>
              </w:rPr>
              <w:t>Notes</w:t>
            </w:r>
          </w:p>
        </w:tc>
      </w:tr>
      <w:tr w:rsidR="006D47BD" w14:paraId="561D8DB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73589C" w14:textId="77777777" w:rsidR="006D47BD" w:rsidRDefault="00BD2036">
            <w:r>
              <w:rPr>
                <w:rFonts w:ascii="Arial" w:eastAsia="Arial" w:hAnsi="Arial" w:cs="Arial"/>
                <w:sz w:val="22"/>
                <w:szCs w:val="22"/>
              </w:rPr>
              <w:t>Dashboard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1B3788" w14:textId="77777777" w:rsidR="006D47BD" w:rsidRDefault="00BD2036">
            <w:r>
              <w:rPr>
                <w:rFonts w:ascii="Arial" w:eastAsia="Arial" w:hAnsi="Arial" w:cs="Arial"/>
                <w:sz w:val="22"/>
                <w:szCs w:val="22"/>
              </w:rPr>
              <w:t>Dashboard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2E3498" w14:textId="77777777" w:rsidR="006D47BD" w:rsidRDefault="00BD2036">
            <w:r>
              <w:rPr>
                <w:rFonts w:ascii="Arial" w:eastAsia="Arial" w:hAnsi="Arial" w:cs="Arial"/>
                <w:sz w:val="22"/>
                <w:szCs w:val="22"/>
              </w:rPr>
              <w:t>Home KPI, alerts, quick links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A4A367" w14:textId="77777777" w:rsidR="006D47BD" w:rsidRDefault="00BD2036">
            <w:r>
              <w:rPr>
                <w:rFonts w:ascii="Arial" w:eastAsia="Arial" w:hAnsi="Arial" w:cs="Arial"/>
                <w:sz w:val="22"/>
                <w:szCs w:val="22"/>
              </w:rPr>
              <w:t>-</w:t>
            </w:r>
          </w:p>
        </w:tc>
      </w:tr>
      <w:tr w:rsidR="006D47BD" w14:paraId="179F3545"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6D39E5F" w14:textId="77777777" w:rsidR="006D47BD" w:rsidRDefault="00BD2036">
            <w:r>
              <w:rPr>
                <w:rFonts w:ascii="Arial" w:eastAsia="Arial" w:hAnsi="Arial" w:cs="Arial"/>
                <w:sz w:val="22"/>
                <w:szCs w:val="22"/>
              </w:rPr>
              <w:t>Inventory</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F6F6F04" w14:textId="77777777" w:rsidR="006D47BD" w:rsidRDefault="00BD2036">
            <w:r>
              <w:rPr>
                <w:rFonts w:ascii="Arial" w:eastAsia="Arial" w:hAnsi="Arial" w:cs="Arial"/>
                <w:sz w:val="22"/>
                <w:szCs w:val="22"/>
              </w:rPr>
              <w:t>Inventory</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102B163" w14:textId="77777777" w:rsidR="006D47BD" w:rsidRDefault="00BD2036">
            <w:r>
              <w:rPr>
                <w:rFonts w:ascii="Arial" w:eastAsia="Arial" w:hAnsi="Arial" w:cs="Arial"/>
                <w:sz w:val="22"/>
                <w:szCs w:val="22"/>
              </w:rPr>
              <w:t>All Terminals, By State, By Location, By Product, In Transit, Accessories, Terminal Detail, ATP Query</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F5C0100" w14:textId="77777777" w:rsidR="006D47BD" w:rsidRDefault="00BD2036">
            <w:r>
              <w:rPr>
                <w:rFonts w:ascii="Arial" w:eastAsia="Arial" w:hAnsi="Arial" w:cs="Arial"/>
                <w:sz w:val="22"/>
                <w:szCs w:val="22"/>
              </w:rPr>
              <w:t>Expecting→In Transit; Non-Serialised→Accessories</w:t>
            </w:r>
          </w:p>
        </w:tc>
      </w:tr>
      <w:tr w:rsidR="006D47BD" w14:paraId="14C900E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CB4A7E" w14:textId="77777777" w:rsidR="006D47BD" w:rsidRDefault="00BD2036">
            <w:r>
              <w:rPr>
                <w:rFonts w:ascii="Arial" w:eastAsia="Arial" w:hAnsi="Arial" w:cs="Arial"/>
                <w:sz w:val="22"/>
                <w:szCs w:val="22"/>
              </w:rPr>
              <w:t>Sales Orders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F5A6FA" w14:textId="77777777" w:rsidR="006D47BD" w:rsidRDefault="00BD2036">
            <w:r>
              <w:rPr>
                <w:rFonts w:ascii="Arial" w:eastAsia="Arial" w:hAnsi="Arial" w:cs="Arial"/>
                <w:sz w:val="22"/>
                <w:szCs w:val="22"/>
              </w:rPr>
              <w:t>Sales Orders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13B18B" w14:textId="77777777" w:rsidR="006D47BD" w:rsidRDefault="00BD2036">
            <w:r>
              <w:rPr>
                <w:rFonts w:ascii="Arial" w:eastAsia="Arial" w:hAnsi="Arial" w:cs="Arial"/>
                <w:sz w:val="22"/>
                <w:szCs w:val="22"/>
              </w:rPr>
              <w:t>SO/RN/RP list and detail views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8EEA8D" w14:textId="77777777" w:rsidR="006D47BD" w:rsidRDefault="00BD2036">
            <w:r>
              <w:rPr>
                <w:rFonts w:ascii="Arial" w:eastAsia="Arial" w:hAnsi="Arial" w:cs="Arial"/>
                <w:sz w:val="22"/>
                <w:szCs w:val="22"/>
              </w:rPr>
              <w:t>Split from single Orders tab</w:t>
            </w:r>
          </w:p>
        </w:tc>
      </w:tr>
      <w:tr w:rsidR="006D47BD" w14:paraId="3285510C"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E33B9E3" w14:textId="77777777" w:rsidR="006D47BD" w:rsidRDefault="00BD2036">
            <w:r>
              <w:rPr>
                <w:rFonts w:ascii="Arial" w:eastAsia="Arial" w:hAnsi="Arial" w:cs="Arial"/>
                <w:sz w:val="22"/>
                <w:szCs w:val="22"/>
              </w:rPr>
              <w:t>Distribution Orders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16F26DD" w14:textId="77777777" w:rsidR="006D47BD" w:rsidRDefault="00BD2036">
            <w:r>
              <w:rPr>
                <w:rFonts w:ascii="Arial" w:eastAsia="Arial" w:hAnsi="Arial" w:cs="Arial"/>
                <w:sz w:val="22"/>
                <w:szCs w:val="22"/>
              </w:rPr>
              <w:t>Distribution Orders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032A741" w14:textId="77777777" w:rsidR="006D47BD" w:rsidRDefault="00BD2036">
            <w:r>
              <w:rPr>
                <w:rFonts w:ascii="Arial" w:eastAsia="Arial" w:hAnsi="Arial" w:cs="Arial"/>
                <w:sz w:val="22"/>
                <w:szCs w:val="22"/>
              </w:rPr>
              <w:t>DS list and detail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2474094" w14:textId="77777777" w:rsidR="006D47BD" w:rsidRDefault="00BD2036">
            <w:r>
              <w:rPr>
                <w:rFonts w:ascii="Arial" w:eastAsia="Arial" w:hAnsi="Arial" w:cs="Arial"/>
                <w:sz w:val="22"/>
                <w:szCs w:val="22"/>
              </w:rPr>
              <w:t>Split from single Orders tab</w:t>
            </w:r>
          </w:p>
        </w:tc>
      </w:tr>
      <w:tr w:rsidR="006D47BD" w14:paraId="32A4D91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8306C3" w14:textId="77777777" w:rsidR="006D47BD" w:rsidRDefault="00BD2036">
            <w:r>
              <w:rPr>
                <w:rFonts w:ascii="Arial" w:eastAsia="Arial" w:hAnsi="Arial" w:cs="Arial"/>
                <w:sz w:val="22"/>
                <w:szCs w:val="22"/>
              </w:rPr>
              <w:t>Repair &amp; Rework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A732AB" w14:textId="77777777" w:rsidR="006D47BD" w:rsidRDefault="00BD2036">
            <w:r>
              <w:rPr>
                <w:rFonts w:ascii="Arial" w:eastAsia="Arial" w:hAnsi="Arial" w:cs="Arial"/>
                <w:sz w:val="22"/>
                <w:szCs w:val="22"/>
              </w:rPr>
              <w:t>Repair &amp; Rework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4F9D11" w14:textId="77777777" w:rsidR="006D47BD" w:rsidRDefault="00BD2036">
            <w:r>
              <w:rPr>
                <w:rFonts w:ascii="Arial" w:eastAsia="Arial" w:hAnsi="Arial" w:cs="Arial"/>
                <w:sz w:val="22"/>
                <w:szCs w:val="22"/>
              </w:rPr>
              <w:t>RR outbound dispatch and inbound return, list and detail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4971F1" w14:textId="77777777" w:rsidR="006D47BD" w:rsidRDefault="00BD2036">
            <w:r>
              <w:rPr>
                <w:rFonts w:ascii="Arial" w:eastAsia="Arial" w:hAnsi="Arial" w:cs="Arial"/>
                <w:sz w:val="22"/>
                <w:szCs w:val="22"/>
              </w:rPr>
              <w:t>Replaces Repair Orders tab</w:t>
            </w:r>
          </w:p>
        </w:tc>
      </w:tr>
      <w:tr w:rsidR="006D47BD" w14:paraId="46B5CF8D"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928CCBF" w14:textId="77777777" w:rsidR="006D47BD" w:rsidRDefault="00BD2036">
            <w:r>
              <w:rPr>
                <w:rFonts w:ascii="Arial" w:eastAsia="Arial" w:hAnsi="Arial" w:cs="Arial"/>
                <w:sz w:val="22"/>
                <w:szCs w:val="22"/>
              </w:rPr>
              <w:t>Purchase Orders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D43BE96" w14:textId="77777777" w:rsidR="006D47BD" w:rsidRDefault="00BD2036">
            <w:r>
              <w:rPr>
                <w:rFonts w:ascii="Arial" w:eastAsia="Arial" w:hAnsi="Arial" w:cs="Arial"/>
                <w:sz w:val="22"/>
                <w:szCs w:val="22"/>
              </w:rPr>
              <w:t>Purchase Orders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AF35C6F" w14:textId="77777777" w:rsidR="006D47BD" w:rsidRDefault="00BD2036">
            <w:r>
              <w:rPr>
                <w:rFonts w:ascii="Arial" w:eastAsia="Arial" w:hAnsi="Arial" w:cs="Arial"/>
                <w:sz w:val="22"/>
                <w:szCs w:val="22"/>
              </w:rPr>
              <w:t>PO list and detail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52DBCEF" w14:textId="77777777" w:rsidR="006D47BD" w:rsidRDefault="00BD2036">
            <w:r>
              <w:rPr>
                <w:rFonts w:ascii="Arial" w:eastAsia="Arial" w:hAnsi="Arial" w:cs="Arial"/>
                <w:sz w:val="22"/>
                <w:szCs w:val="22"/>
              </w:rPr>
              <w:t>-</w:t>
            </w:r>
          </w:p>
        </w:tc>
      </w:tr>
      <w:tr w:rsidR="006D47BD" w14:paraId="25FDBB4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E82CF0" w14:textId="77777777" w:rsidR="006D47BD" w:rsidRDefault="00BD2036">
            <w:r>
              <w:rPr>
                <w:rFonts w:ascii="Arial" w:eastAsia="Arial" w:hAnsi="Arial" w:cs="Arial"/>
                <w:sz w:val="22"/>
                <w:szCs w:val="22"/>
              </w:rPr>
              <w:t>Upload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10CF6D" w14:textId="77777777" w:rsidR="006D47BD" w:rsidRDefault="00BD2036">
            <w:r>
              <w:rPr>
                <w:rFonts w:ascii="Arial" w:eastAsia="Arial" w:hAnsi="Arial" w:cs="Arial"/>
                <w:sz w:val="22"/>
                <w:szCs w:val="22"/>
              </w:rPr>
              <w:t>Upload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F25313" w14:textId="77777777" w:rsidR="006D47BD" w:rsidRDefault="00BD2036">
            <w:r>
              <w:rPr>
                <w:rFonts w:ascii="Arial" w:eastAsia="Arial" w:hAnsi="Arial" w:cs="Arial"/>
                <w:sz w:val="22"/>
                <w:szCs w:val="22"/>
              </w:rPr>
              <w:t>Upload Centre with templates for all entity types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69EEDF" w14:textId="77777777" w:rsidR="006D47BD" w:rsidRDefault="00BD2036">
            <w:r>
              <w:rPr>
                <w:rFonts w:ascii="Arial" w:eastAsia="Arial" w:hAnsi="Arial" w:cs="Arial"/>
                <w:sz w:val="22"/>
                <w:szCs w:val="22"/>
              </w:rPr>
              <w:t>Renamed from Excel Mass Upload</w:t>
            </w:r>
          </w:p>
        </w:tc>
      </w:tr>
      <w:tr w:rsidR="006D47BD" w14:paraId="6B0B9A43"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2074E18" w14:textId="77777777" w:rsidR="006D47BD" w:rsidRDefault="00BD2036">
            <w:r>
              <w:rPr>
                <w:rFonts w:ascii="Arial" w:eastAsia="Arial" w:hAnsi="Arial" w:cs="Arial"/>
                <w:sz w:val="22"/>
                <w:szCs w:val="22"/>
              </w:rPr>
              <w:t>Analytics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D4BAF62" w14:textId="77777777" w:rsidR="006D47BD" w:rsidRDefault="00BD2036">
            <w:r>
              <w:rPr>
                <w:rFonts w:ascii="Arial" w:eastAsia="Arial" w:hAnsi="Arial" w:cs="Arial"/>
                <w:sz w:val="22"/>
                <w:szCs w:val="22"/>
              </w:rPr>
              <w:t>Analytics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B941314" w14:textId="77777777" w:rsidR="006D47BD" w:rsidRDefault="00BD2036">
            <w:r>
              <w:rPr>
                <w:rFonts w:ascii="Arial" w:eastAsia="Arial" w:hAnsi="Arial" w:cs="Arial"/>
                <w:sz w:val="22"/>
                <w:szCs w:val="22"/>
              </w:rPr>
              <w:t>KPI Dashboard, Cost Dashboards (R2)</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AAC9CE4" w14:textId="77777777" w:rsidR="006D47BD" w:rsidRDefault="00BD2036">
            <w:r>
              <w:rPr>
                <w:rFonts w:ascii="Arial" w:eastAsia="Arial" w:hAnsi="Arial" w:cs="Arial"/>
                <w:sz w:val="22"/>
                <w:szCs w:val="22"/>
              </w:rPr>
              <w:t>-</w:t>
            </w:r>
          </w:p>
        </w:tc>
      </w:tr>
      <w:tr w:rsidR="006D47BD" w14:paraId="0002427F"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29E876" w14:textId="77777777" w:rsidR="006D47BD" w:rsidRDefault="00BD2036">
            <w:r>
              <w:rPr>
                <w:rFonts w:ascii="Arial" w:eastAsia="Arial" w:hAnsi="Arial" w:cs="Arial"/>
                <w:sz w:val="22"/>
                <w:szCs w:val="22"/>
              </w:rPr>
              <w:t>Admin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C7D4E7" w14:textId="77777777" w:rsidR="006D47BD" w:rsidRDefault="00BD2036">
            <w:r>
              <w:rPr>
                <w:rFonts w:ascii="Arial" w:eastAsia="Arial" w:hAnsi="Arial" w:cs="Arial"/>
                <w:sz w:val="22"/>
                <w:szCs w:val="22"/>
              </w:rPr>
              <w:t>Admin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3F7A2F" w14:textId="77777777" w:rsidR="006D47BD" w:rsidRDefault="00BD2036">
            <w:r>
              <w:rPr>
                <w:rFonts w:ascii="Arial" w:eastAsia="Arial" w:hAnsi="Arial" w:cs="Arial"/>
                <w:sz w:val="22"/>
                <w:szCs w:val="22"/>
              </w:rPr>
              <w:t>All master data screens, users, API config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3F35DD" w14:textId="77777777" w:rsidR="006D47BD" w:rsidRDefault="00BD2036">
            <w:r>
              <w:rPr>
                <w:rFonts w:ascii="Arial" w:eastAsia="Arial" w:hAnsi="Arial" w:cs="Arial"/>
                <w:sz w:val="22"/>
                <w:szCs w:val="22"/>
              </w:rPr>
              <w:t>Merged from Master Data + Admin</w:t>
            </w:r>
          </w:p>
        </w:tc>
      </w:tr>
    </w:tbl>
    <w:p w14:paraId="71BDA221" w14:textId="77777777" w:rsidR="006D47BD" w:rsidRDefault="006D47BD">
      <w:pPr>
        <w:spacing w:before="80" w:after="80"/>
      </w:pPr>
    </w:p>
    <w:p w14:paraId="1301BB56" w14:textId="77777777" w:rsidR="006D47BD" w:rsidRDefault="00BD2036">
      <w:pPr>
        <w:pStyle w:val="Heading2"/>
        <w:spacing w:before="180" w:after="100"/>
      </w:pPr>
      <w:r>
        <w:rPr>
          <w:rFonts w:ascii="Arial" w:eastAsia="Arial" w:hAnsi="Arial" w:cs="Arial"/>
          <w:b/>
          <w:bCs/>
          <w:color w:val="1A6B7B"/>
          <w:sz w:val="28"/>
          <w:szCs w:val="28"/>
        </w:rPr>
        <w:lastRenderedPageBreak/>
        <w:t>8.2 Key Views Summary</w:t>
      </w:r>
    </w:p>
    <w:p w14:paraId="447C9082" w14:textId="77777777" w:rsidR="006D47BD" w:rsidRDefault="00BD2036">
      <w:pPr>
        <w:spacing w:before="80" w:after="80"/>
      </w:pPr>
      <w:r>
        <w:rPr>
          <w:rFonts w:ascii="Arial" w:eastAsia="Arial" w:hAnsi="Arial" w:cs="Arial"/>
          <w:sz w:val="22"/>
          <w:szCs w:val="22"/>
        </w:rPr>
        <w:t>Inventory: All Terminals (searchable, filterable), By State (grouped), By Location (warehouse counts), By Product (per SKU), In Transit (carriers, ETAs), Accessories (non-serialised), Terminal Detail (full screen), ATP Query.</w:t>
      </w:r>
    </w:p>
    <w:p w14:paraId="79C0A2E4" w14:textId="77777777" w:rsidR="006D47BD" w:rsidRDefault="00BD2036">
      <w:pPr>
        <w:spacing w:before="80" w:after="80"/>
      </w:pPr>
      <w:r>
        <w:rPr>
          <w:rFonts w:ascii="Arial" w:eastAsia="Arial" w:hAnsi="Arial" w:cs="Arial"/>
          <w:sz w:val="22"/>
          <w:szCs w:val="22"/>
        </w:rPr>
        <w:t>Orders: Sales Orders (SO/RN/RP list), Distribution Orders (DS list), Repair &amp; Rework (combined outbound/inbound), Purchase Orders (PO list).</w:t>
      </w:r>
    </w:p>
    <w:p w14:paraId="6E35F298" w14:textId="77777777" w:rsidR="006D47BD" w:rsidRDefault="00BD2036">
      <w:pPr>
        <w:spacing w:before="80" w:after="80"/>
      </w:pPr>
      <w:r>
        <w:rPr>
          <w:rFonts w:ascii="Arial" w:eastAsia="Arial" w:hAnsi="Arial" w:cs="Arial"/>
          <w:sz w:val="22"/>
          <w:szCs w:val="22"/>
        </w:rPr>
        <w:t>Analytics: KPI Dashboard (dwell times, fulfillment rates), Cost Per Serial, Cost By Location, Cost By Product Family, Repair Cost Analysis.</w:t>
      </w:r>
    </w:p>
    <w:p w14:paraId="26A8B578" w14:textId="77777777" w:rsidR="006D47BD" w:rsidRDefault="00BD2036">
      <w:pPr>
        <w:spacing w:before="80" w:after="80"/>
      </w:pPr>
      <w:r>
        <w:rPr>
          <w:rFonts w:ascii="Arial" w:eastAsia="Arial" w:hAnsi="Arial" w:cs="Arial"/>
          <w:sz w:val="22"/>
          <w:szCs w:val="22"/>
        </w:rPr>
        <w:t>Admin: Products, Suppliers, Locations, Business Calendar, Transit Time Lanes, Assembly Times, Customers, Terminal States, Activity Costs, Exchange Rates, Order Numbering, Users &amp; Roles, API Configuration.</w:t>
      </w:r>
    </w:p>
    <w:p w14:paraId="31468700" w14:textId="77777777" w:rsidR="006D47BD" w:rsidRDefault="00BD2036">
      <w:r>
        <w:br w:type="page"/>
      </w:r>
    </w:p>
    <w:p w14:paraId="79B5CCA2" w14:textId="77777777" w:rsidR="006D47BD" w:rsidRDefault="006D47BD">
      <w:pPr>
        <w:sectPr w:rsidR="006D47BD">
          <w:headerReference w:type="default" r:id="rId23"/>
          <w:footerReference w:type="default" r:id="rId24"/>
          <w:pgSz w:w="11906" w:h="16838"/>
          <w:pgMar w:top="1440" w:right="1440" w:bottom="1440" w:left="1440" w:header="708" w:footer="708" w:gutter="0"/>
          <w:cols w:space="720"/>
          <w:docGrid w:linePitch="360"/>
        </w:sectPr>
      </w:pPr>
    </w:p>
    <w:p w14:paraId="4E78678D" w14:textId="77777777" w:rsidR="006D47BD" w:rsidRDefault="00BD2036">
      <w:pPr>
        <w:pStyle w:val="Heading1"/>
        <w:spacing w:before="240" w:after="120"/>
      </w:pPr>
      <w:r>
        <w:rPr>
          <w:rFonts w:ascii="Arial" w:eastAsia="Arial" w:hAnsi="Arial" w:cs="Arial"/>
          <w:b/>
          <w:bCs/>
          <w:color w:val="1A6B7B"/>
        </w:rPr>
        <w:lastRenderedPageBreak/>
        <w:t>9. FUNCTIONAL REQUIREMENTS — MASTER DATA</w:t>
      </w:r>
    </w:p>
    <w:p w14:paraId="7C295A12" w14:textId="77777777" w:rsidR="006D47BD" w:rsidRDefault="00BD2036">
      <w:pPr>
        <w:pStyle w:val="Heading2"/>
        <w:spacing w:before="180" w:after="100"/>
      </w:pPr>
      <w:r>
        <w:rPr>
          <w:rFonts w:ascii="Arial" w:eastAsia="Arial" w:hAnsi="Arial" w:cs="Arial"/>
          <w:b/>
          <w:bCs/>
          <w:color w:val="1A6B7B"/>
          <w:sz w:val="28"/>
          <w:szCs w:val="28"/>
        </w:rPr>
        <w:t>9.1 Product Master &amp; BOM</w:t>
      </w:r>
    </w:p>
    <w:p w14:paraId="59715A2D" w14:textId="77777777" w:rsidR="006D47BD" w:rsidRDefault="00BD2036">
      <w:pPr>
        <w:spacing w:before="80" w:after="80"/>
      </w:pPr>
      <w:r>
        <w:rPr>
          <w:rFonts w:ascii="Arial" w:eastAsia="Arial" w:hAnsi="Arial" w:cs="Arial"/>
          <w:sz w:val="22"/>
          <w:szCs w:val="22"/>
        </w:rPr>
        <w:t>Fields: ProductCode, Description, ProductType (Terminal/Accessory/Battery), Category, Serialised, VendorKeyloaded, IsBOM, UnitValue, Regions, InterchangeableProducts, HSCode, BOMComponents, Suppliers, AuthorisedRepairCentres, ApplicableCountries, Active. Admin can upload via Excel and add/remove BOM components in UI.</w:t>
      </w:r>
    </w:p>
    <w:p w14:paraId="6C9D5114" w14:textId="77777777" w:rsidR="006D47BD" w:rsidRDefault="00BD2036">
      <w:pPr>
        <w:pStyle w:val="Heading2"/>
        <w:spacing w:before="180" w:after="100"/>
      </w:pPr>
      <w:r>
        <w:rPr>
          <w:rFonts w:ascii="Arial" w:eastAsia="Arial" w:hAnsi="Arial" w:cs="Arial"/>
          <w:b/>
          <w:bCs/>
          <w:color w:val="1A6B7B"/>
          <w:sz w:val="28"/>
          <w:szCs w:val="28"/>
        </w:rPr>
        <w:t>9.2-9.11 Master Data Entities</w:t>
      </w:r>
    </w:p>
    <w:p w14:paraId="6A3C5936" w14:textId="77777777" w:rsidR="006D47BD" w:rsidRDefault="00BD2036">
      <w:pPr>
        <w:spacing w:before="80" w:after="80"/>
      </w:pPr>
      <w:r>
        <w:rPr>
          <w:rFonts w:ascii="Arial" w:eastAsia="Arial" w:hAnsi="Arial" w:cs="Arial"/>
          <w:sz w:val="22"/>
          <w:szCs w:val="22"/>
        </w:rPr>
        <w:t>Supplier Master: Code, Name, Country, City, ContactEmail, ContactPhone, Products, BusinessCalendar, Active.</w:t>
      </w:r>
    </w:p>
    <w:p w14:paraId="28374AA7" w14:textId="77777777" w:rsidR="006D47BD" w:rsidRDefault="00BD2036">
      <w:pPr>
        <w:spacing w:before="80" w:after="80"/>
      </w:pPr>
      <w:r>
        <w:rPr>
          <w:rFonts w:ascii="Arial" w:eastAsia="Arial" w:hAnsi="Arial" w:cs="Arial"/>
          <w:sz w:val="22"/>
          <w:szCs w:val="22"/>
        </w:rPr>
        <w:t>Location Master: Code, Name, LocationType (configurable), Country, City, ReportingCurrency, BusinessCalendar, Active.</w:t>
      </w:r>
    </w:p>
    <w:p w14:paraId="6C37C0EE" w14:textId="77777777" w:rsidR="006D47BD" w:rsidRDefault="00BD2036">
      <w:pPr>
        <w:spacing w:before="80" w:after="80"/>
      </w:pPr>
      <w:r>
        <w:rPr>
          <w:rFonts w:ascii="Arial" w:eastAsia="Arial" w:hAnsi="Arial" w:cs="Arial"/>
          <w:sz w:val="22"/>
          <w:szCs w:val="22"/>
        </w:rPr>
        <w:t>Business Calendar: EntityType, EntityID, Timezone (IANA), WorkingDays, WorkHoursStart/End, PublicHolidays. Default: Mon-Fri 08:00-17:00 UTC.</w:t>
      </w:r>
    </w:p>
    <w:p w14:paraId="31F1699E" w14:textId="77777777" w:rsidR="006D47BD" w:rsidRDefault="00BD2036">
      <w:pPr>
        <w:spacing w:before="80" w:after="80"/>
      </w:pPr>
      <w:r>
        <w:rPr>
          <w:rFonts w:ascii="Arial" w:eastAsia="Arial" w:hAnsi="Arial" w:cs="Arial"/>
          <w:sz w:val="22"/>
          <w:szCs w:val="22"/>
        </w:rPr>
        <w:t>Transit Time Master: FromLocation, ToLocation, TransportMode (Air/Sea/Road), LeadTimeDays. Global fallback: 14 days.</w:t>
      </w:r>
    </w:p>
    <w:p w14:paraId="156D8F51" w14:textId="77777777" w:rsidR="006D47BD" w:rsidRDefault="00BD2036">
      <w:pPr>
        <w:spacing w:before="80" w:after="80"/>
      </w:pPr>
      <w:r>
        <w:rPr>
          <w:rFonts w:ascii="Arial" w:eastAsia="Arial" w:hAnsi="Arial" w:cs="Arial"/>
          <w:sz w:val="22"/>
          <w:szCs w:val="22"/>
        </w:rPr>
        <w:t>Assembly Time Master: Location, DurationDays (default 2).</w:t>
      </w:r>
    </w:p>
    <w:p w14:paraId="271FE3C1" w14:textId="77777777" w:rsidR="006D47BD" w:rsidRDefault="00BD2036">
      <w:pPr>
        <w:spacing w:before="80" w:after="80"/>
      </w:pPr>
      <w:r>
        <w:rPr>
          <w:rFonts w:ascii="Arial" w:eastAsia="Arial" w:hAnsi="Arial" w:cs="Arial"/>
          <w:sz w:val="22"/>
          <w:szCs w:val="22"/>
        </w:rPr>
        <w:t>Customer Master: CustomerID, DUNSNumber, Name, CustomerType, Country, StateRegion, CreditRating, DeliveryAddress, ContactEmail, ContactPhone, Active.</w:t>
      </w:r>
    </w:p>
    <w:p w14:paraId="0D7127FA" w14:textId="77777777" w:rsidR="006D47BD" w:rsidRDefault="00BD2036">
      <w:pPr>
        <w:spacing w:before="80" w:after="80"/>
      </w:pPr>
      <w:r>
        <w:rPr>
          <w:rFonts w:ascii="Arial" w:eastAsia="Arial" w:hAnsi="Arial" w:cs="Arial"/>
          <w:sz w:val="22"/>
          <w:szCs w:val="22"/>
        </w:rPr>
        <w:t>Terminal State Configuration: StateCode, DisplayName, WarehouseType, SequenceNumber, ValidLocationTypes, ExpectedDuration, ValidPredecessorStates, ActingRole, Active. 19 default states from EXPECTING to SCRAP_DESTROYED.</w:t>
      </w:r>
    </w:p>
    <w:p w14:paraId="49175286" w14:textId="77777777" w:rsidR="006D47BD" w:rsidRDefault="00BD2036">
      <w:pPr>
        <w:spacing w:before="80" w:after="80"/>
      </w:pPr>
      <w:r>
        <w:rPr>
          <w:rFonts w:ascii="Arial" w:eastAsia="Arial" w:hAnsi="Arial" w:cs="Arial"/>
          <w:sz w:val="22"/>
          <w:szCs w:val="22"/>
        </w:rPr>
        <w:t>Activity Cost Master: Location, StateCode, Product (optional), Amount, Currency.</w:t>
      </w:r>
    </w:p>
    <w:p w14:paraId="1EC5BB12" w14:textId="77777777" w:rsidR="006D47BD" w:rsidRDefault="00BD2036">
      <w:pPr>
        <w:spacing w:before="80" w:after="80"/>
      </w:pPr>
      <w:r>
        <w:rPr>
          <w:rFonts w:ascii="Arial" w:eastAsia="Arial" w:hAnsi="Arial" w:cs="Arial"/>
          <w:sz w:val="22"/>
          <w:szCs w:val="22"/>
        </w:rPr>
        <w:t>Exchange Rate Master: FromCurrency, ToCurrency, Rate, EffectiveDate.</w:t>
      </w:r>
    </w:p>
    <w:p w14:paraId="22A65398" w14:textId="77777777" w:rsidR="006D47BD" w:rsidRDefault="00BD2036">
      <w:pPr>
        <w:spacing w:before="80" w:after="80"/>
      </w:pPr>
      <w:r>
        <w:rPr>
          <w:rFonts w:ascii="Arial" w:eastAsia="Arial" w:hAnsi="Arial" w:cs="Arial"/>
          <w:sz w:val="22"/>
          <w:szCs w:val="22"/>
        </w:rPr>
        <w:t>Order Numbering: PO (PO000001), SO (SO000001), RN (RN000001), RP (RP000001), DS (DS000001), RR (RR000001), RE (RE000001).</w:t>
      </w:r>
    </w:p>
    <w:p w14:paraId="61E1AE95" w14:textId="77777777" w:rsidR="006D47BD" w:rsidRDefault="00BD2036">
      <w:r>
        <w:br w:type="page"/>
      </w:r>
    </w:p>
    <w:p w14:paraId="29F36518" w14:textId="77777777" w:rsidR="006D47BD" w:rsidRDefault="006D47BD">
      <w:pPr>
        <w:sectPr w:rsidR="006D47BD">
          <w:headerReference w:type="default" r:id="rId25"/>
          <w:footerReference w:type="default" r:id="rId26"/>
          <w:pgSz w:w="11906" w:h="16838"/>
          <w:pgMar w:top="1440" w:right="1440" w:bottom="1440" w:left="1440" w:header="708" w:footer="708" w:gutter="0"/>
          <w:cols w:space="720"/>
          <w:docGrid w:linePitch="360"/>
        </w:sectPr>
      </w:pPr>
    </w:p>
    <w:p w14:paraId="797A10D3" w14:textId="77777777" w:rsidR="006D47BD" w:rsidRDefault="00BD2036">
      <w:pPr>
        <w:pStyle w:val="Heading1"/>
        <w:spacing w:before="240" w:after="120"/>
      </w:pPr>
      <w:r>
        <w:rPr>
          <w:rFonts w:ascii="Arial" w:eastAsia="Arial" w:hAnsi="Arial" w:cs="Arial"/>
          <w:b/>
          <w:bCs/>
          <w:color w:val="1A6B7B"/>
        </w:rPr>
        <w:lastRenderedPageBreak/>
        <w:t>10. FUNCTIONAL REQUIREMENTS — INVENTORY TRACKING</w:t>
      </w:r>
    </w:p>
    <w:p w14:paraId="5AE456F4" w14:textId="77777777" w:rsidR="006D47BD" w:rsidRDefault="00BD2036">
      <w:pPr>
        <w:pStyle w:val="Heading2"/>
        <w:spacing w:before="180" w:after="100"/>
      </w:pPr>
      <w:r>
        <w:rPr>
          <w:rFonts w:ascii="Arial" w:eastAsia="Arial" w:hAnsi="Arial" w:cs="Arial"/>
          <w:b/>
          <w:bCs/>
          <w:color w:val="1A6B7B"/>
          <w:sz w:val="28"/>
          <w:szCs w:val="28"/>
        </w:rPr>
        <w:t>10.1 Serial Number (Terminal) Record</w:t>
      </w:r>
    </w:p>
    <w:p w14:paraId="04E8A27D" w14:textId="77777777" w:rsidR="006D47BD" w:rsidRDefault="00BD2036">
      <w:pPr>
        <w:spacing w:before="80" w:after="80"/>
      </w:pPr>
      <w:r>
        <w:rPr>
          <w:rFonts w:ascii="Arial" w:eastAsia="Arial" w:hAnsi="Arial" w:cs="Arial"/>
          <w:sz w:val="22"/>
          <w:szCs w:val="22"/>
        </w:rPr>
        <w:t>Each serialised terminal has current state record plus immutable 1:N state history. Enhanced fields from Terminals_receiving-Sample.xls: SerialNumber (unique), SupplierID, ProductCode, LotNumber, TerminalType (full model string), CurrentState, CurrentLocation, StockType (Live/Refurbished/Returned/Test), SecuritySeal, KeyLoaded (derived from state), WiFiMAC, BluetoothMAC, EthernetMAC, IMEI1, IMEI2, ICCID (SIM identifier), EID (eSIM identifier), KeyID (encryption key), POReference, OrderReference, AccumulatedCost (reporting currency), Active (false = SCRAP/DESTROYED).</w:t>
      </w:r>
    </w:p>
    <w:p w14:paraId="6BAE52B3" w14:textId="77777777" w:rsidR="006D47BD" w:rsidRDefault="00BD2036">
      <w:pPr>
        <w:spacing w:before="80" w:after="80"/>
      </w:pPr>
      <w:r>
        <w:rPr>
          <w:rFonts w:ascii="Arial" w:eastAsia="Arial" w:hAnsi="Arial" w:cs="Arial"/>
          <w:sz w:val="22"/>
          <w:szCs w:val="22"/>
        </w:rPr>
        <w:t>State History (immutable, 1:N per serial): StateCode, Location, DateTime_UTC, Timezone, ActorType (user/api/system), ActorUserID, ActivityDescription, OrderReference, ActivityCost, ActivityCostCurrency, ReportingCurrencyEquivalent, ExchangeRateApplied, Notes.</w:t>
      </w:r>
    </w:p>
    <w:p w14:paraId="19A78D33" w14:textId="77777777" w:rsidR="006D47BD" w:rsidRDefault="00BD2036">
      <w:pPr>
        <w:pStyle w:val="Heading2"/>
        <w:spacing w:before="180" w:after="100"/>
      </w:pPr>
      <w:r>
        <w:rPr>
          <w:rFonts w:ascii="Arial" w:eastAsia="Arial" w:hAnsi="Arial" w:cs="Arial"/>
          <w:b/>
          <w:bCs/>
          <w:color w:val="1A6B7B"/>
          <w:sz w:val="28"/>
          <w:szCs w:val="28"/>
        </w:rPr>
        <w:t>10.2 Accessories Inventory</w:t>
      </w:r>
    </w:p>
    <w:p w14:paraId="4BE08DDB" w14:textId="77777777" w:rsidR="006D47BD" w:rsidRDefault="00BD2036">
      <w:pPr>
        <w:spacing w:before="80" w:after="80"/>
      </w:pPr>
      <w:r>
        <w:rPr>
          <w:rFonts w:ascii="Arial" w:eastAsia="Arial" w:hAnsi="Arial" w:cs="Arial"/>
          <w:sz w:val="22"/>
          <w:szCs w:val="22"/>
        </w:rPr>
        <w:t>Product (non-serialised), Location, State (Received/Available), Quantity, UpdatedAt.</w:t>
      </w:r>
    </w:p>
    <w:p w14:paraId="00AEEA79" w14:textId="77777777" w:rsidR="006D47BD" w:rsidRDefault="00BD2036">
      <w:r>
        <w:br w:type="page"/>
      </w:r>
    </w:p>
    <w:p w14:paraId="5165C440" w14:textId="77777777" w:rsidR="006D47BD" w:rsidRDefault="006D47BD">
      <w:pPr>
        <w:sectPr w:rsidR="006D47BD">
          <w:headerReference w:type="default" r:id="rId27"/>
          <w:footerReference w:type="default" r:id="rId28"/>
          <w:pgSz w:w="11906" w:h="16838"/>
          <w:pgMar w:top="1440" w:right="1440" w:bottom="1440" w:left="1440" w:header="708" w:footer="708" w:gutter="0"/>
          <w:cols w:space="720"/>
          <w:docGrid w:linePitch="360"/>
        </w:sectPr>
      </w:pPr>
    </w:p>
    <w:p w14:paraId="4826B01B" w14:textId="77777777" w:rsidR="006D47BD" w:rsidRDefault="00BD2036">
      <w:pPr>
        <w:pStyle w:val="Heading1"/>
        <w:spacing w:before="240" w:after="120"/>
      </w:pPr>
      <w:r>
        <w:rPr>
          <w:rFonts w:ascii="Arial" w:eastAsia="Arial" w:hAnsi="Arial" w:cs="Arial"/>
          <w:b/>
          <w:bCs/>
          <w:color w:val="1A6B7B"/>
        </w:rPr>
        <w:lastRenderedPageBreak/>
        <w:t>11. FUNCTIONAL REQUIREMENTS — INBOUND FLOW</w:t>
      </w:r>
    </w:p>
    <w:p w14:paraId="0F3ECD7C" w14:textId="77777777" w:rsidR="006D47BD" w:rsidRDefault="00BD2036">
      <w:pPr>
        <w:pStyle w:val="Heading2"/>
        <w:spacing w:before="180" w:after="100"/>
      </w:pPr>
      <w:r>
        <w:rPr>
          <w:rFonts w:ascii="Arial" w:eastAsia="Arial" w:hAnsi="Arial" w:cs="Arial"/>
          <w:b/>
          <w:bCs/>
          <w:color w:val="1A6B7B"/>
          <w:sz w:val="28"/>
          <w:szCs w:val="28"/>
        </w:rPr>
        <w:t>11.1 Purchase Order Management</w:t>
      </w:r>
    </w:p>
    <w:p w14:paraId="775DC112" w14:textId="77777777" w:rsidR="006D47BD" w:rsidRDefault="00BD2036">
      <w:pPr>
        <w:spacing w:before="80" w:after="80"/>
      </w:pPr>
      <w:r>
        <w:rPr>
          <w:rFonts w:ascii="Arial" w:eastAsia="Arial" w:hAnsi="Arial" w:cs="Arial"/>
          <w:sz w:val="22"/>
          <w:szCs w:val="22"/>
        </w:rPr>
        <w:t>PO Header: PONumber, ExternalReference, Supplier, DestinationWarehouse, OrderDate, ExpectedArrivalDate, PartialOrder (boolean), Environment (Live/Test), Status, Notes. PO Status flow: Draft → Issued → Expected → Partially Received → Fully Received → Closed/Cancelled. PO Line: LineNumber, ProductCode, QtyOrdered, QtyExpected (serials declared), QtyReceived (confirmed), ReceivedDate.</w:t>
      </w:r>
    </w:p>
    <w:p w14:paraId="62C4C420" w14:textId="77777777" w:rsidR="006D47BD" w:rsidRDefault="00BD2036">
      <w:pPr>
        <w:pStyle w:val="Heading2"/>
        <w:spacing w:before="180" w:after="100"/>
      </w:pPr>
      <w:r>
        <w:rPr>
          <w:rFonts w:ascii="Arial" w:eastAsia="Arial" w:hAnsi="Arial" w:cs="Arial"/>
          <w:b/>
          <w:bCs/>
          <w:color w:val="1A6B7B"/>
          <w:sz w:val="28"/>
          <w:szCs w:val="28"/>
        </w:rPr>
        <w:t>11.2 Serial Number Import — Terminals_receiving-Sample Format</w:t>
      </w:r>
    </w:p>
    <w:p w14:paraId="31A4F1BE" w14:textId="77777777" w:rsidR="006D47BD" w:rsidRDefault="00BD2036">
      <w:pPr>
        <w:spacing w:before="80" w:after="80"/>
      </w:pPr>
      <w:r>
        <w:rPr>
          <w:rFonts w:ascii="Arial" w:eastAsia="Arial" w:hAnsi="Arial" w:cs="Arial"/>
          <w:sz w:val="22"/>
          <w:szCs w:val="22"/>
        </w:rPr>
        <w:t>Multi-sheet XLS file. Sheet name: serial range. Row 0-1: Product header (PN, Type, Total Qty). Row 3: Column headers. Rows 4+: Data rows. On import: user selects PO or matches from file's PO# column. System creates serial record per row with state = EXPECTING. Fields mapped from columns. Uniqueness check: SerialNumber + Supplier must be unique. PO status updates to Expected. Upload personas: Supplier (own POs only), Supply Planner, Warehouse User.</w:t>
      </w:r>
    </w:p>
    <w:p w14:paraId="1FDAD201" w14:textId="77777777" w:rsidR="006D47BD" w:rsidRDefault="00BD2036">
      <w:pPr>
        <w:pStyle w:val="Heading2"/>
        <w:spacing w:before="180" w:after="100"/>
      </w:pPr>
      <w:r>
        <w:rPr>
          <w:rFonts w:ascii="Arial" w:eastAsia="Arial" w:hAnsi="Arial" w:cs="Arial"/>
          <w:b/>
          <w:bCs/>
          <w:color w:val="1A6B7B"/>
          <w:sz w:val="28"/>
          <w:szCs w:val="28"/>
        </w:rPr>
        <w:t>11.3 Warehouse Receipt Confirmation</w:t>
      </w:r>
    </w:p>
    <w:p w14:paraId="28B72AE2" w14:textId="77777777" w:rsidR="006D47BD" w:rsidRDefault="00BD2036">
      <w:pPr>
        <w:spacing w:before="80" w:after="80"/>
      </w:pPr>
      <w:r>
        <w:rPr>
          <w:rFonts w:ascii="Arial" w:eastAsia="Arial" w:hAnsi="Arial" w:cs="Arial"/>
          <w:sz w:val="22"/>
          <w:szCs w:val="22"/>
        </w:rPr>
        <w:t>PO Detail view shows: Qty Ordered | Qty Expected | Qty Received | Received Date. Receipt flow: Warehouse User selects serials, confirms receipt → EXPECTING → QUARANTINE, Received Date populated, PO status updates.</w:t>
      </w:r>
    </w:p>
    <w:p w14:paraId="15F4F4A0" w14:textId="77777777" w:rsidR="006D47BD" w:rsidRDefault="00BD2036">
      <w:r>
        <w:br w:type="page"/>
      </w:r>
    </w:p>
    <w:p w14:paraId="71594D67" w14:textId="77777777" w:rsidR="006D47BD" w:rsidRDefault="006D47BD">
      <w:pPr>
        <w:sectPr w:rsidR="006D47BD">
          <w:headerReference w:type="default" r:id="rId29"/>
          <w:footerReference w:type="default" r:id="rId30"/>
          <w:pgSz w:w="11906" w:h="16838"/>
          <w:pgMar w:top="1440" w:right="1440" w:bottom="1440" w:left="1440" w:header="708" w:footer="708" w:gutter="0"/>
          <w:cols w:space="720"/>
          <w:docGrid w:linePitch="360"/>
        </w:sectPr>
      </w:pPr>
    </w:p>
    <w:p w14:paraId="09FB59DD" w14:textId="77777777" w:rsidR="006D47BD" w:rsidRDefault="00BD2036">
      <w:pPr>
        <w:pStyle w:val="Heading1"/>
        <w:spacing w:before="240" w:after="120"/>
      </w:pPr>
      <w:r>
        <w:rPr>
          <w:rFonts w:ascii="Arial" w:eastAsia="Arial" w:hAnsi="Arial" w:cs="Arial"/>
          <w:b/>
          <w:bCs/>
          <w:color w:val="1A6B7B"/>
        </w:rPr>
        <w:lastRenderedPageBreak/>
        <w:t>12. FUNCTIONAL REQUIREMENTS — OUTBOUND ORDERS</w:t>
      </w:r>
    </w:p>
    <w:p w14:paraId="0AB32710" w14:textId="77777777" w:rsidR="006D47BD" w:rsidRDefault="00BD2036">
      <w:pPr>
        <w:pStyle w:val="Heading2"/>
        <w:spacing w:before="180" w:after="100"/>
      </w:pPr>
      <w:r>
        <w:rPr>
          <w:rFonts w:ascii="Arial" w:eastAsia="Arial" w:hAnsi="Arial" w:cs="Arial"/>
          <w:b/>
          <w:bCs/>
          <w:color w:val="1A6B7B"/>
          <w:sz w:val="28"/>
          <w:szCs w:val="28"/>
        </w:rPr>
        <w:t>12.1 Sales Orders (SO/RN/RP)</w:t>
      </w:r>
    </w:p>
    <w:p w14:paraId="15EE57FF" w14:textId="77777777" w:rsidR="006D47BD" w:rsidRDefault="00BD2036">
      <w:pPr>
        <w:spacing w:before="80" w:after="80"/>
      </w:pPr>
      <w:r>
        <w:rPr>
          <w:rFonts w:ascii="Arial" w:eastAsia="Arial" w:hAnsi="Arial" w:cs="Arial"/>
          <w:sz w:val="22"/>
          <w:szCs w:val="22"/>
        </w:rPr>
        <w:t>Order types: Sales (SO), Rental (RN), Replacement (RP). Fields: OrderType, OrderState, MerchantReference, Stock, Location, CompanyAccount, Environment, InvoicedFrom/To, OrderLines, ShipTo, ShippedLines, Tracking. Rental additional: RentalPeriodMonths (default 12), RentalFee, ExpectedReturnDate. Replacement additional: LinkedReturnOrderID. Workflow: Draft → Issued → Allocated → In Picking → Shipped → Delivered → Closed. ATP calculated; red warning if infeasible.</w:t>
      </w:r>
    </w:p>
    <w:p w14:paraId="73B29A8A" w14:textId="77777777" w:rsidR="006D47BD" w:rsidRDefault="00BD2036">
      <w:pPr>
        <w:pStyle w:val="Heading2"/>
        <w:spacing w:before="180" w:after="100"/>
      </w:pPr>
      <w:r>
        <w:rPr>
          <w:rFonts w:ascii="Arial" w:eastAsia="Arial" w:hAnsi="Arial" w:cs="Arial"/>
          <w:b/>
          <w:bCs/>
          <w:color w:val="1A6B7B"/>
          <w:sz w:val="28"/>
          <w:szCs w:val="28"/>
        </w:rPr>
        <w:t>12.2 Distribution Orders (DS)</w:t>
      </w:r>
    </w:p>
    <w:p w14:paraId="25DF9639" w14:textId="77777777" w:rsidR="006D47BD" w:rsidRDefault="00BD2036">
      <w:pPr>
        <w:spacing w:before="80" w:after="80"/>
      </w:pPr>
      <w:r>
        <w:rPr>
          <w:rFonts w:ascii="Arial" w:eastAsia="Arial" w:hAnsi="Arial" w:cs="Arial"/>
          <w:sz w:val="22"/>
          <w:szCs w:val="22"/>
        </w:rPr>
        <w:t>Inter-warehouse transfers. Fields: DistributionReference, OriginLocation, DestinationLocation, Environment, DistLines (product, qty, stock, productState), ShipFrom/To, Tracking, ShippedLines, InboundRecord, ReceivedRecord, ShipmentDates.</w:t>
      </w:r>
    </w:p>
    <w:p w14:paraId="0D92C660" w14:textId="77777777" w:rsidR="006D47BD" w:rsidRDefault="00BD2036">
      <w:pPr>
        <w:pStyle w:val="Heading2"/>
        <w:spacing w:before="180" w:after="100"/>
      </w:pPr>
      <w:r>
        <w:rPr>
          <w:rFonts w:ascii="Arial" w:eastAsia="Arial" w:hAnsi="Arial" w:cs="Arial"/>
          <w:b/>
          <w:bCs/>
          <w:color w:val="1A6B7B"/>
          <w:sz w:val="28"/>
          <w:szCs w:val="28"/>
        </w:rPr>
        <w:t>12.3 Repair &amp; Rework (RR)</w:t>
      </w:r>
    </w:p>
    <w:p w14:paraId="52D11728" w14:textId="77777777" w:rsidR="006D47BD" w:rsidRDefault="00BD2036">
      <w:pPr>
        <w:spacing w:before="80" w:after="80"/>
      </w:pPr>
      <w:r>
        <w:rPr>
          <w:rFonts w:ascii="Arial" w:eastAsia="Arial" w:hAnsi="Arial" w:cs="Arial"/>
          <w:sz w:val="22"/>
          <w:szCs w:val="22"/>
        </w:rPr>
        <w:t>Replaces Repair Orders. Types: Repair | Rework. Outbound: Reference, Location, Type, Reason, Environment, ShipTo, Tracking, ShippedLines. Inbound: same header fields plus ShipmentShippedAt, InboundRecord, ReceivedRecord, ActualCost (Repair Centre), RepairNotes, Outcome (Repaired/Beyond Repair).</w:t>
      </w:r>
    </w:p>
    <w:p w14:paraId="3A7241E8" w14:textId="77777777" w:rsidR="006D47BD" w:rsidRDefault="00BD2036">
      <w:pPr>
        <w:pStyle w:val="Heading2"/>
        <w:spacing w:before="180" w:after="100"/>
      </w:pPr>
      <w:r>
        <w:rPr>
          <w:rFonts w:ascii="Arial" w:eastAsia="Arial" w:hAnsi="Arial" w:cs="Arial"/>
          <w:b/>
          <w:bCs/>
          <w:color w:val="1A6B7B"/>
          <w:sz w:val="28"/>
          <w:szCs w:val="28"/>
        </w:rPr>
        <w:t>12.4 Return Orders (RE)</w:t>
      </w:r>
    </w:p>
    <w:p w14:paraId="4C573C18" w14:textId="77777777" w:rsidR="006D47BD" w:rsidRDefault="00BD2036">
      <w:pPr>
        <w:spacing w:before="80" w:after="80"/>
      </w:pPr>
      <w:r>
        <w:rPr>
          <w:rFonts w:ascii="Arial" w:eastAsia="Arial" w:hAnsi="Arial" w:cs="Arial"/>
          <w:sz w:val="22"/>
          <w:szCs w:val="22"/>
        </w:rPr>
        <w:t>Reason: Defective | End of Rental | End of Lifecycle | Wrong Item | Other. Status: Initiated → In Transit → Received → Inspected → Closed. Inspection Outcome: Defective (→ Repair &amp; Rework Order) | Scrap (→ SCRAP/DESTROYED, inactive). On Initiated: system auto-drafts Replacement Order.</w:t>
      </w:r>
    </w:p>
    <w:p w14:paraId="49A94441" w14:textId="77777777" w:rsidR="006D47BD" w:rsidRDefault="00BD2036">
      <w:r>
        <w:br w:type="page"/>
      </w:r>
    </w:p>
    <w:p w14:paraId="7DAC3BCA" w14:textId="77777777" w:rsidR="006D47BD" w:rsidRDefault="006D47BD">
      <w:pPr>
        <w:sectPr w:rsidR="006D47BD">
          <w:headerReference w:type="default" r:id="rId31"/>
          <w:footerReference w:type="default" r:id="rId32"/>
          <w:pgSz w:w="11906" w:h="16838"/>
          <w:pgMar w:top="1440" w:right="1440" w:bottom="1440" w:left="1440" w:header="708" w:footer="708" w:gutter="0"/>
          <w:cols w:space="720"/>
          <w:docGrid w:linePitch="360"/>
        </w:sectPr>
      </w:pPr>
    </w:p>
    <w:p w14:paraId="537EADD7" w14:textId="77777777" w:rsidR="006D47BD" w:rsidRDefault="00BD2036">
      <w:pPr>
        <w:pStyle w:val="Heading1"/>
        <w:spacing w:before="240" w:after="120"/>
      </w:pPr>
      <w:r>
        <w:rPr>
          <w:rFonts w:ascii="Arial" w:eastAsia="Arial" w:hAnsi="Arial" w:cs="Arial"/>
          <w:b/>
          <w:bCs/>
          <w:color w:val="1A6B7B"/>
        </w:rPr>
        <w:lastRenderedPageBreak/>
        <w:t>13. FUNCTIONAL REQUIREMENTS — UPLOAD</w:t>
      </w:r>
    </w:p>
    <w:p w14:paraId="3DDFFBE1" w14:textId="77777777" w:rsidR="006D47BD" w:rsidRDefault="00BD2036">
      <w:pPr>
        <w:spacing w:before="80" w:after="80"/>
      </w:pPr>
      <w:r>
        <w:rPr>
          <w:rFonts w:ascii="Arial" w:eastAsia="Arial" w:hAnsi="Arial" w:cs="Arial"/>
          <w:sz w:val="22"/>
          <w:szCs w:val="22"/>
        </w:rPr>
        <w:t>Upload Centre provides downloadable templates and upload zones for: Terminals Receiving (serial import), Purchase Orders, Products, Sales Orders, Distribution Orders (inbound/outbound), Repair &amp; Rework (outbound/inbound), PO Receipt Confirmation, State Update (warehouse states), Outbound Shipment Confirmation, Accessories Adjustment.</w:t>
      </w:r>
    </w:p>
    <w:p w14:paraId="54CEBA5B" w14:textId="77777777" w:rsidR="006D47BD" w:rsidRDefault="00BD2036">
      <w:pPr>
        <w:spacing w:before="80" w:after="80"/>
      </w:pPr>
      <w:r>
        <w:rPr>
          <w:rFonts w:ascii="Arial" w:eastAsia="Arial" w:hAnsi="Arial" w:cs="Arial"/>
          <w:sz w:val="22"/>
          <w:szCs w:val="22"/>
        </w:rPr>
        <w:t>All uploads: per-row error report downloadable, audit log entry created, logged in mass_upload_log table.</w:t>
      </w:r>
    </w:p>
    <w:p w14:paraId="19D02A2D" w14:textId="77777777" w:rsidR="006D47BD" w:rsidRDefault="00BD2036">
      <w:r>
        <w:br w:type="page"/>
      </w:r>
    </w:p>
    <w:p w14:paraId="61EEB026" w14:textId="77777777" w:rsidR="006D47BD" w:rsidRDefault="006D47BD">
      <w:pPr>
        <w:sectPr w:rsidR="006D47BD">
          <w:headerReference w:type="default" r:id="rId33"/>
          <w:footerReference w:type="default" r:id="rId34"/>
          <w:pgSz w:w="11906" w:h="16838"/>
          <w:pgMar w:top="1440" w:right="1440" w:bottom="1440" w:left="1440" w:header="708" w:footer="708" w:gutter="0"/>
          <w:cols w:space="720"/>
          <w:docGrid w:linePitch="360"/>
        </w:sectPr>
      </w:pPr>
    </w:p>
    <w:p w14:paraId="1CE89DAA" w14:textId="77777777" w:rsidR="006D47BD" w:rsidRDefault="00BD2036">
      <w:pPr>
        <w:pStyle w:val="Heading1"/>
        <w:spacing w:before="240" w:after="120"/>
      </w:pPr>
      <w:r>
        <w:rPr>
          <w:rFonts w:ascii="Arial" w:eastAsia="Arial" w:hAnsi="Arial" w:cs="Arial"/>
          <w:b/>
          <w:bCs/>
          <w:color w:val="1A6B7B"/>
        </w:rPr>
        <w:lastRenderedPageBreak/>
        <w:t>14. FUNCTIONAL REQUIREMENTS — R2 FEATURES</w:t>
      </w:r>
    </w:p>
    <w:p w14:paraId="22F53FE7" w14:textId="77777777" w:rsidR="006D47BD" w:rsidRDefault="00BD2036">
      <w:pPr>
        <w:pStyle w:val="Heading2"/>
        <w:spacing w:before="180" w:after="100"/>
      </w:pPr>
      <w:r>
        <w:rPr>
          <w:rFonts w:ascii="Arial" w:eastAsia="Arial" w:hAnsi="Arial" w:cs="Arial"/>
          <w:b/>
          <w:bCs/>
          <w:color w:val="1A6B7B"/>
          <w:sz w:val="28"/>
          <w:szCs w:val="28"/>
        </w:rPr>
        <w:t>14.1 Inventory Enhancements</w:t>
      </w:r>
    </w:p>
    <w:p w14:paraId="35A13CC9" w14:textId="77777777" w:rsidR="006D47BD" w:rsidRDefault="00BD2036">
      <w:pPr>
        <w:spacing w:before="80" w:after="80"/>
      </w:pPr>
      <w:r>
        <w:rPr>
          <w:rFonts w:ascii="Arial" w:eastAsia="Arial" w:hAnsi="Arial" w:cs="Arial"/>
          <w:sz w:val="22"/>
          <w:szCs w:val="22"/>
        </w:rPr>
        <w:t>Latest Date &amp; Location columns on All Terminals view. In Transit expanded: EXPECTING + TRANSIT_TO_COMPANY + TRANSIT_TO_WAREHOUSE. Column filtering: all inventory/order list views with click-to-filter per column.</w:t>
      </w:r>
    </w:p>
    <w:p w14:paraId="05A5C9E2" w14:textId="77777777" w:rsidR="006D47BD" w:rsidRDefault="00BD2036">
      <w:pPr>
        <w:pStyle w:val="Heading2"/>
        <w:spacing w:before="180" w:after="100"/>
      </w:pPr>
      <w:r>
        <w:rPr>
          <w:rFonts w:ascii="Arial" w:eastAsia="Arial" w:hAnsi="Arial" w:cs="Arial"/>
          <w:b/>
          <w:bCs/>
          <w:color w:val="1A6B7B"/>
          <w:sz w:val="28"/>
          <w:szCs w:val="28"/>
        </w:rPr>
        <w:t>14.2 PO Received Date</w:t>
      </w:r>
    </w:p>
    <w:p w14:paraId="443E94EE" w14:textId="77777777" w:rsidR="006D47BD" w:rsidRDefault="00BD2036">
      <w:pPr>
        <w:spacing w:before="80" w:after="80"/>
      </w:pPr>
      <w:r>
        <w:rPr>
          <w:rFonts w:ascii="Arial" w:eastAsia="Arial" w:hAnsi="Arial" w:cs="Arial"/>
          <w:sz w:val="22"/>
          <w:szCs w:val="22"/>
        </w:rPr>
        <w:t>ReceivedDate on PO Header (auto-populated on first receipt) and PO Line. Visible in PO Detail and export. Used to calculate actual lead time.</w:t>
      </w:r>
    </w:p>
    <w:p w14:paraId="2FE44049" w14:textId="77777777" w:rsidR="006D47BD" w:rsidRDefault="00BD2036">
      <w:pPr>
        <w:pStyle w:val="Heading2"/>
        <w:spacing w:before="180" w:after="100"/>
      </w:pPr>
      <w:r>
        <w:rPr>
          <w:rFonts w:ascii="Arial" w:eastAsia="Arial" w:hAnsi="Arial" w:cs="Arial"/>
          <w:b/>
          <w:bCs/>
          <w:color w:val="1A6B7B"/>
          <w:sz w:val="28"/>
          <w:szCs w:val="28"/>
        </w:rPr>
        <w:t>14.3 Cost Calculation Engine</w:t>
      </w:r>
    </w:p>
    <w:p w14:paraId="6282F17B" w14:textId="77777777" w:rsidR="006D47BD" w:rsidRDefault="00BD2036">
      <w:pPr>
        <w:spacing w:before="80" w:after="80"/>
      </w:pPr>
      <w:r>
        <w:rPr>
          <w:rFonts w:ascii="Arial" w:eastAsia="Arial" w:hAnsi="Arial" w:cs="Arial"/>
          <w:sz w:val="22"/>
          <w:szCs w:val="22"/>
        </w:rPr>
        <w:t>On each state transition: look up Activity Cost Master (Location + State + optional Product); apply Exchange Rate Master to convert to reporting currency; add to AccumulatedCost; record in state history. Repair: standard estimate at IN_REPAIR; actual entered by Repair Centre; delta calculated.</w:t>
      </w:r>
    </w:p>
    <w:p w14:paraId="5476E807" w14:textId="77777777" w:rsidR="006D47BD" w:rsidRDefault="00BD2036">
      <w:pPr>
        <w:pStyle w:val="Heading2"/>
        <w:spacing w:before="180" w:after="100"/>
      </w:pPr>
      <w:r>
        <w:rPr>
          <w:rFonts w:ascii="Arial" w:eastAsia="Arial" w:hAnsi="Arial" w:cs="Arial"/>
          <w:b/>
          <w:bCs/>
          <w:color w:val="1A6B7B"/>
          <w:sz w:val="28"/>
          <w:szCs w:val="28"/>
        </w:rPr>
        <w:t>14.4 Cost KPI Dashboards</w:t>
      </w:r>
    </w:p>
    <w:p w14:paraId="70B04768" w14:textId="77777777" w:rsidR="006D47BD" w:rsidRDefault="00BD2036">
      <w:pPr>
        <w:spacing w:before="80" w:after="80"/>
      </w:pPr>
      <w:r>
        <w:rPr>
          <w:rFonts w:ascii="Arial" w:eastAsia="Arial" w:hAnsi="Arial" w:cs="Arial"/>
          <w:sz w:val="22"/>
          <w:szCs w:val="22"/>
        </w:rPr>
        <w:t>Four views: (1) Cost per Serial (searchable, breakdown), (2) Cost by Location (total spend per warehouse), (3) Cost by Product Family (aggregated cost), (4) Repair Cost Analysis (actual vs standard per centre, delta %, amber &gt;20%). All support export.</w:t>
      </w:r>
    </w:p>
    <w:p w14:paraId="35B04C14" w14:textId="77777777" w:rsidR="006D47BD" w:rsidRDefault="00BD2036">
      <w:pPr>
        <w:pStyle w:val="Heading2"/>
        <w:spacing w:before="180" w:after="100"/>
      </w:pPr>
      <w:r>
        <w:rPr>
          <w:rFonts w:ascii="Arial" w:eastAsia="Arial" w:hAnsi="Arial" w:cs="Arial"/>
          <w:b/>
          <w:bCs/>
          <w:color w:val="1A6B7B"/>
          <w:sz w:val="28"/>
          <w:szCs w:val="28"/>
        </w:rPr>
        <w:t>14.5-14.13 R2 Features Summary</w:t>
      </w:r>
    </w:p>
    <w:p w14:paraId="4763794D" w14:textId="77777777" w:rsidR="006D47BD" w:rsidRDefault="00BD2036">
      <w:pPr>
        <w:spacing w:before="80" w:after="80"/>
      </w:pPr>
      <w:r>
        <w:rPr>
          <w:rFonts w:ascii="Arial" w:eastAsia="Arial" w:hAnsi="Arial" w:cs="Arial"/>
          <w:sz w:val="22"/>
          <w:szCs w:val="22"/>
        </w:rPr>
        <w:t>14.5 Demand Planning: Demand Planner role, demand signals, forecasting.</w:t>
      </w:r>
    </w:p>
    <w:p w14:paraId="4E31573D" w14:textId="77777777" w:rsidR="006D47BD" w:rsidRDefault="00BD2036">
      <w:pPr>
        <w:spacing w:before="80" w:after="80"/>
      </w:pPr>
      <w:r>
        <w:rPr>
          <w:rFonts w:ascii="Arial" w:eastAsia="Arial" w:hAnsi="Arial" w:cs="Arial"/>
          <w:sz w:val="22"/>
          <w:szCs w:val="22"/>
        </w:rPr>
        <w:t>14.6 Supply Planning: Safety stock targets, replenishment engine, gap/overflow dashboard.</w:t>
      </w:r>
    </w:p>
    <w:p w14:paraId="55EC97F3" w14:textId="77777777" w:rsidR="006D47BD" w:rsidRDefault="00BD2036">
      <w:pPr>
        <w:spacing w:before="80" w:after="80"/>
      </w:pPr>
      <w:r>
        <w:rPr>
          <w:rFonts w:ascii="Arial" w:eastAsia="Arial" w:hAnsi="Arial" w:cs="Arial"/>
          <w:sz w:val="22"/>
          <w:szCs w:val="22"/>
        </w:rPr>
        <w:t>14.7 Repositioning Planning: Identify excess/shortage, create plan, auto-generate DS.</w:t>
      </w:r>
    </w:p>
    <w:p w14:paraId="708E287B" w14:textId="77777777" w:rsidR="006D47BD" w:rsidRDefault="00BD2036">
      <w:pPr>
        <w:spacing w:before="80" w:after="80"/>
      </w:pPr>
      <w:r>
        <w:rPr>
          <w:rFonts w:ascii="Arial" w:eastAsia="Arial" w:hAnsi="Arial" w:cs="Arial"/>
          <w:sz w:val="22"/>
          <w:szCs w:val="22"/>
        </w:rPr>
        <w:t>14.8 ATP Engine: AVAILABLE inventory check, BOM expansion, co-located vs split sourcing, Business Calendar lead times.</w:t>
      </w:r>
    </w:p>
    <w:p w14:paraId="18B3E368" w14:textId="77777777" w:rsidR="006D47BD" w:rsidRDefault="00BD2036">
      <w:pPr>
        <w:spacing w:before="80" w:after="80"/>
      </w:pPr>
      <w:r>
        <w:rPr>
          <w:rFonts w:ascii="Arial" w:eastAsia="Arial" w:hAnsi="Arial" w:cs="Arial"/>
          <w:sz w:val="22"/>
          <w:szCs w:val="22"/>
        </w:rPr>
        <w:t>14.9 Purchase Prediction: Forecast future POs from demand + lead times. Planner approves, auto-creates PO draft.</w:t>
      </w:r>
    </w:p>
    <w:p w14:paraId="4827D5D6" w14:textId="77777777" w:rsidR="006D47BD" w:rsidRDefault="00BD2036">
      <w:pPr>
        <w:spacing w:before="80" w:after="80"/>
      </w:pPr>
      <w:r>
        <w:rPr>
          <w:rFonts w:ascii="Arial" w:eastAsia="Arial" w:hAnsi="Arial" w:cs="Arial"/>
          <w:sz w:val="22"/>
          <w:szCs w:val="22"/>
        </w:rPr>
        <w:t>14.10 Work Orders: Auto-generated for multi-location BOM sourcing. Status: Pending → In Progress → Complete.</w:t>
      </w:r>
    </w:p>
    <w:p w14:paraId="3B435067" w14:textId="77777777" w:rsidR="006D47BD" w:rsidRDefault="00BD2036">
      <w:pPr>
        <w:spacing w:before="80" w:after="80"/>
      </w:pPr>
      <w:r>
        <w:rPr>
          <w:rFonts w:ascii="Arial" w:eastAsia="Arial" w:hAnsi="Arial" w:cs="Arial"/>
          <w:sz w:val="22"/>
          <w:szCs w:val="22"/>
        </w:rPr>
        <w:t>14.11 Claims Management: Created when received qty &lt; expected on PO. Fields: POReference, Type, Description, Quantity, Status.</w:t>
      </w:r>
    </w:p>
    <w:p w14:paraId="20705B35" w14:textId="77777777" w:rsidR="006D47BD" w:rsidRDefault="00BD2036">
      <w:pPr>
        <w:spacing w:before="80" w:after="80"/>
      </w:pPr>
      <w:r>
        <w:rPr>
          <w:rFonts w:ascii="Arial" w:eastAsia="Arial" w:hAnsi="Arial" w:cs="Arial"/>
          <w:sz w:val="22"/>
          <w:szCs w:val="22"/>
        </w:rPr>
        <w:t>14.12 Alerting Framework: Configurable rules. Default: state dwell exceeded, rental expiry, return received, low stock, claim raised.</w:t>
      </w:r>
    </w:p>
    <w:p w14:paraId="1167C74A" w14:textId="77777777" w:rsidR="006D47BD" w:rsidRDefault="00BD2036">
      <w:pPr>
        <w:spacing w:before="80" w:after="80"/>
      </w:pPr>
      <w:r>
        <w:rPr>
          <w:rFonts w:ascii="Arial" w:eastAsia="Arial" w:hAnsi="Arial" w:cs="Arial"/>
          <w:sz w:val="22"/>
          <w:szCs w:val="22"/>
        </w:rPr>
        <w:t>14.13 API Integration: Live GET from external Logistics API. POST/PATCH export of state changes and orders. Spec addendum TBD.</w:t>
      </w:r>
    </w:p>
    <w:p w14:paraId="55551CDA" w14:textId="77777777" w:rsidR="006D47BD" w:rsidRDefault="00BD2036">
      <w:r>
        <w:br w:type="page"/>
      </w:r>
    </w:p>
    <w:p w14:paraId="3D40AF29" w14:textId="77777777" w:rsidR="006D47BD" w:rsidRDefault="006D47BD">
      <w:pPr>
        <w:sectPr w:rsidR="006D47BD">
          <w:headerReference w:type="default" r:id="rId35"/>
          <w:footerReference w:type="default" r:id="rId36"/>
          <w:pgSz w:w="11906" w:h="16838"/>
          <w:pgMar w:top="1440" w:right="1440" w:bottom="1440" w:left="1440" w:header="708" w:footer="708" w:gutter="0"/>
          <w:cols w:space="720"/>
          <w:docGrid w:linePitch="360"/>
        </w:sectPr>
      </w:pPr>
    </w:p>
    <w:p w14:paraId="758C9B2C" w14:textId="77777777" w:rsidR="006D47BD" w:rsidRDefault="00BD2036">
      <w:pPr>
        <w:pStyle w:val="Heading1"/>
        <w:spacing w:before="240" w:after="120"/>
      </w:pPr>
      <w:r>
        <w:rPr>
          <w:rFonts w:ascii="Arial" w:eastAsia="Arial" w:hAnsi="Arial" w:cs="Arial"/>
          <w:b/>
          <w:bCs/>
          <w:color w:val="1A6B7B"/>
        </w:rPr>
        <w:lastRenderedPageBreak/>
        <w:t>15. NON-FUNCTIONAL REQUIREMENTS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6D47BD" w14:paraId="014A6DD3"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E29DAAD" w14:textId="77777777" w:rsidR="006D47BD" w:rsidRDefault="00BD2036">
            <w:r>
              <w:rPr>
                <w:rFonts w:ascii="Arial" w:eastAsia="Arial" w:hAnsi="Arial" w:cs="Arial"/>
                <w:b/>
                <w:bCs/>
                <w:sz w:val="22"/>
                <w:szCs w:val="22"/>
              </w:rPr>
              <w:t>Category</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16B6E3B6" w14:textId="77777777" w:rsidR="006D47BD" w:rsidRDefault="00BD2036">
            <w:r>
              <w:rPr>
                <w:rFonts w:ascii="Arial" w:eastAsia="Arial" w:hAnsi="Arial" w:cs="Arial"/>
                <w:b/>
                <w:bCs/>
                <w:sz w:val="22"/>
                <w:szCs w:val="22"/>
              </w:rPr>
              <w:t>Requirement</w:t>
            </w:r>
          </w:p>
        </w:tc>
      </w:tr>
      <w:tr w:rsidR="006D47BD" w14:paraId="77D8A291"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63EDAE" w14:textId="77777777" w:rsidR="006D47BD" w:rsidRDefault="00BD2036">
            <w:r>
              <w:rPr>
                <w:rFonts w:ascii="Arial" w:eastAsia="Arial" w:hAnsi="Arial" w:cs="Arial"/>
                <w:sz w:val="22"/>
                <w:szCs w:val="22"/>
              </w:rPr>
              <w:t>Performance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A1DE43" w14:textId="77777777" w:rsidR="006D47BD" w:rsidRDefault="00BD2036">
            <w:r>
              <w:rPr>
                <w:rFonts w:ascii="Arial" w:eastAsia="Arial" w:hAnsi="Arial" w:cs="Arial"/>
                <w:sz w:val="22"/>
                <w:szCs w:val="22"/>
              </w:rPr>
              <w:t>Inventory list views load &lt;3 seconds for 10,000 records. Filters return &lt;2 seconds. Cost dashboards &lt;5 seconds.</w:t>
            </w:r>
          </w:p>
        </w:tc>
      </w:tr>
      <w:tr w:rsidR="006D47BD" w14:paraId="0DF6CD30"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CE17E53" w14:textId="77777777" w:rsidR="006D47BD" w:rsidRDefault="00BD2036">
            <w:r>
              <w:rPr>
                <w:rFonts w:ascii="Arial" w:eastAsia="Arial" w:hAnsi="Arial" w:cs="Arial"/>
                <w:sz w:val="22"/>
                <w:szCs w:val="22"/>
              </w:rPr>
              <w:t>Scalability</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1B8147E" w14:textId="77777777" w:rsidR="006D47BD" w:rsidRDefault="00BD2036">
            <w:r>
              <w:rPr>
                <w:rFonts w:ascii="Arial" w:eastAsia="Arial" w:hAnsi="Arial" w:cs="Arial"/>
                <w:sz w:val="22"/>
                <w:szCs w:val="22"/>
              </w:rPr>
              <w:t>Designed for hundreds of serials and dozens of concurrent orders. PostgreSQL migration via connection string change only.</w:t>
            </w:r>
          </w:p>
        </w:tc>
      </w:tr>
      <w:tr w:rsidR="006D47BD" w14:paraId="75ED818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2A72BF" w14:textId="77777777" w:rsidR="006D47BD" w:rsidRDefault="00BD2036">
            <w:r>
              <w:rPr>
                <w:rFonts w:ascii="Arial" w:eastAsia="Arial" w:hAnsi="Arial" w:cs="Arial"/>
                <w:sz w:val="22"/>
                <w:szCs w:val="22"/>
              </w:rPr>
              <w:t>Data Integrity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80DEBC" w14:textId="77777777" w:rsidR="006D47BD" w:rsidRDefault="00BD2036">
            <w:r>
              <w:rPr>
                <w:rFonts w:ascii="Arial" w:eastAsia="Arial" w:hAnsi="Arial" w:cs="Arial"/>
                <w:sz w:val="22"/>
                <w:szCs w:val="22"/>
              </w:rPr>
              <w:t>All state transitions and cost calculations immutably logged. No state change without valid predecessor. No cost adjustment without state history entry.</w:t>
            </w:r>
          </w:p>
        </w:tc>
      </w:tr>
      <w:tr w:rsidR="006D47BD" w14:paraId="028A8CC9"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38DF5F9" w14:textId="77777777" w:rsidR="006D47BD" w:rsidRDefault="00BD2036">
            <w:r>
              <w:rPr>
                <w:rFonts w:ascii="Arial" w:eastAsia="Arial" w:hAnsi="Arial" w:cs="Arial"/>
                <w:sz w:val="22"/>
                <w:szCs w:val="22"/>
              </w:rPr>
              <w:t>Audit Trail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8222FA4" w14:textId="77777777" w:rsidR="006D47BD" w:rsidRDefault="00BD2036">
            <w:r>
              <w:rPr>
                <w:rFonts w:ascii="Arial" w:eastAsia="Arial" w:hAnsi="Arial" w:cs="Arial"/>
                <w:sz w:val="22"/>
                <w:szCs w:val="22"/>
              </w:rPr>
              <w:t>Complete immutable history per serial (state + cost per transition) and per order (status changes).</w:t>
            </w:r>
          </w:p>
        </w:tc>
      </w:tr>
      <w:tr w:rsidR="006D47BD" w14:paraId="13961E2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47A535" w14:textId="77777777" w:rsidR="006D47BD" w:rsidRDefault="00BD2036">
            <w:r>
              <w:rPr>
                <w:rFonts w:ascii="Arial" w:eastAsia="Arial" w:hAnsi="Arial" w:cs="Arial"/>
                <w:sz w:val="22"/>
                <w:szCs w:val="22"/>
              </w:rPr>
              <w:t>Security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999FDA" w14:textId="77777777" w:rsidR="006D47BD" w:rsidRDefault="00BD2036">
            <w:r>
              <w:rPr>
                <w:rFonts w:ascii="Arial" w:eastAsia="Arial" w:hAnsi="Arial" w:cs="Arial"/>
                <w:sz w:val="22"/>
                <w:szCs w:val="22"/>
              </w:rPr>
              <w:t>bcrypt password hashing. Role-based access control at API level. JWT tokens. HTTPS on server.</w:t>
            </w:r>
          </w:p>
        </w:tc>
      </w:tr>
      <w:tr w:rsidR="006D47BD" w14:paraId="382B8A6E"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10F7B3D" w14:textId="77777777" w:rsidR="006D47BD" w:rsidRDefault="00BD2036">
            <w:r>
              <w:rPr>
                <w:rFonts w:ascii="Arial" w:eastAsia="Arial" w:hAnsi="Arial" w:cs="Arial"/>
                <w:sz w:val="22"/>
                <w:szCs w:val="22"/>
              </w:rPr>
              <w:t>Data Import/Export</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9F7880F" w14:textId="77777777" w:rsidR="006D47BD" w:rsidRDefault="00BD2036">
            <w:r>
              <w:rPr>
                <w:rFonts w:ascii="Arial" w:eastAsia="Arial" w:hAnsi="Arial" w:cs="Arial"/>
                <w:sz w:val="22"/>
                <w:szCs w:val="22"/>
              </w:rPr>
              <w:t>Excel upload for all entities. All list and analytics views exportable to Excel.</w:t>
            </w:r>
          </w:p>
        </w:tc>
      </w:tr>
      <w:tr w:rsidR="006D47BD" w14:paraId="6E7A140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6A813D" w14:textId="77777777" w:rsidR="006D47BD" w:rsidRDefault="00BD2036">
            <w:r>
              <w:rPr>
                <w:rFonts w:ascii="Arial" w:eastAsia="Arial" w:hAnsi="Arial" w:cs="Arial"/>
                <w:sz w:val="22"/>
                <w:szCs w:val="22"/>
              </w:rPr>
              <w:t>Branding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ECF4DA" w14:textId="77777777" w:rsidR="006D47BD" w:rsidRDefault="00BD2036">
            <w:r>
              <w:rPr>
                <w:rFonts w:ascii="Arial" w:eastAsia="Arial" w:hAnsi="Arial" w:cs="Arial"/>
                <w:sz w:val="22"/>
                <w:szCs w:val="22"/>
              </w:rPr>
              <w:t>Navbar: #1A6B7B. Document/report headers: #003087. Warnings/alerts: #F7941D.</w:t>
            </w:r>
          </w:p>
        </w:tc>
      </w:tr>
      <w:tr w:rsidR="006D47BD" w14:paraId="119817BF"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C603427" w14:textId="77777777" w:rsidR="006D47BD" w:rsidRDefault="00BD2036">
            <w:r>
              <w:rPr>
                <w:rFonts w:ascii="Arial" w:eastAsia="Arial" w:hAnsi="Arial" w:cs="Arial"/>
                <w:sz w:val="22"/>
                <w:szCs w:val="22"/>
              </w:rPr>
              <w:t>Browser Support</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1BD98B4" w14:textId="77777777" w:rsidR="006D47BD" w:rsidRDefault="00BD2036">
            <w:r>
              <w:rPr>
                <w:rFonts w:ascii="Arial" w:eastAsia="Arial" w:hAnsi="Arial" w:cs="Arial"/>
                <w:sz w:val="22"/>
                <w:szCs w:val="22"/>
              </w:rPr>
              <w:t>Chrome, Edge, Firefox (latest 2 versions). No mobile requirement.</w:t>
            </w:r>
          </w:p>
        </w:tc>
      </w:tr>
      <w:tr w:rsidR="006D47BD" w14:paraId="7FE1B16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D3B2A9" w14:textId="77777777" w:rsidR="006D47BD" w:rsidRDefault="00BD2036">
            <w:r>
              <w:rPr>
                <w:rFonts w:ascii="Arial" w:eastAsia="Arial" w:hAnsi="Arial" w:cs="Arial"/>
                <w:sz w:val="22"/>
                <w:szCs w:val="22"/>
              </w:rPr>
              <w:t>Deployment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79C0AE" w14:textId="77777777" w:rsidR="006D47BD" w:rsidRDefault="00BD2036">
            <w:r>
              <w:rPr>
                <w:rFonts w:ascii="Arial" w:eastAsia="Arial" w:hAnsi="Arial" w:cs="Arial"/>
                <w:sz w:val="22"/>
                <w:szCs w:val="22"/>
              </w:rPr>
              <w:t>R1/R2: local via single start command. Server: Linux + documented setup. PostgreSQL: connection string change.</w:t>
            </w:r>
          </w:p>
        </w:tc>
      </w:tr>
      <w:tr w:rsidR="006D47BD" w14:paraId="21C8F09E"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05F55E6" w14:textId="77777777" w:rsidR="006D47BD" w:rsidRDefault="00BD2036">
            <w:r>
              <w:rPr>
                <w:rFonts w:ascii="Arial" w:eastAsia="Arial" w:hAnsi="Arial" w:cs="Arial"/>
                <w:sz w:val="22"/>
                <w:szCs w:val="22"/>
              </w:rPr>
              <w:t>Cost Normalisation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46F02BE" w14:textId="77777777" w:rsidR="006D47BD" w:rsidRDefault="00BD2036">
            <w:r>
              <w:rPr>
                <w:rFonts w:ascii="Arial" w:eastAsia="Arial" w:hAnsi="Arial" w:cs="Arial"/>
                <w:sz w:val="22"/>
                <w:szCs w:val="22"/>
              </w:rPr>
              <w:t>All activity costs stored in native currency; converted to warehouse reporting currency via Exchange Rate Master.</w:t>
            </w:r>
          </w:p>
        </w:tc>
      </w:tr>
      <w:tr w:rsidR="006D47BD" w14:paraId="2BEC077A"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C39CB7" w14:textId="77777777" w:rsidR="006D47BD" w:rsidRDefault="00BD2036">
            <w:r>
              <w:rPr>
                <w:rFonts w:ascii="Arial" w:eastAsia="Arial" w:hAnsi="Arial" w:cs="Arial"/>
                <w:sz w:val="22"/>
                <w:szCs w:val="22"/>
              </w:rPr>
              <w:t>Business Hours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5FDE9D" w14:textId="77777777" w:rsidR="006D47BD" w:rsidRDefault="00BD2036">
            <w:r>
              <w:rPr>
                <w:rFonts w:ascii="Arial" w:eastAsia="Arial" w:hAnsi="Arial" w:cs="Arial"/>
                <w:sz w:val="22"/>
                <w:szCs w:val="22"/>
              </w:rPr>
              <w:t>All duration calculations use Business Calendar. Default if not configured: Mon-Fri 08:00-17:00 UTC.</w:t>
            </w:r>
          </w:p>
        </w:tc>
      </w:tr>
    </w:tbl>
    <w:p w14:paraId="18E79004" w14:textId="77777777" w:rsidR="006D47BD" w:rsidRDefault="00BD2036">
      <w:r>
        <w:lastRenderedPageBreak/>
        <w:br w:type="page"/>
      </w:r>
    </w:p>
    <w:p w14:paraId="068CA1E1" w14:textId="77777777" w:rsidR="006D47BD" w:rsidRDefault="006D47BD">
      <w:pPr>
        <w:sectPr w:rsidR="006D47BD">
          <w:headerReference w:type="default" r:id="rId37"/>
          <w:footerReference w:type="default" r:id="rId38"/>
          <w:pgSz w:w="11906" w:h="16838"/>
          <w:pgMar w:top="1440" w:right="1440" w:bottom="1440" w:left="1440" w:header="708" w:footer="708" w:gutter="0"/>
          <w:cols w:space="720"/>
          <w:docGrid w:linePitch="360"/>
        </w:sectPr>
      </w:pPr>
    </w:p>
    <w:p w14:paraId="5C2ADF99" w14:textId="77777777" w:rsidR="006D47BD" w:rsidRDefault="00BD2036">
      <w:pPr>
        <w:pStyle w:val="Heading1"/>
        <w:spacing w:before="240" w:after="120"/>
      </w:pPr>
      <w:r>
        <w:rPr>
          <w:rFonts w:ascii="Arial" w:eastAsia="Arial" w:hAnsi="Arial" w:cs="Arial"/>
          <w:b/>
          <w:bCs/>
          <w:color w:val="1A6B7B"/>
        </w:rPr>
        <w:lastRenderedPageBreak/>
        <w:t>16. TECHNICAL ARCHITECTURE</w:t>
      </w:r>
    </w:p>
    <w:p w14:paraId="73D0C686" w14:textId="77777777" w:rsidR="006D47BD" w:rsidRDefault="00BD2036">
      <w:pPr>
        <w:pStyle w:val="Heading2"/>
        <w:spacing w:before="180" w:after="100"/>
      </w:pPr>
      <w:r>
        <w:rPr>
          <w:rFonts w:ascii="Arial" w:eastAsia="Arial" w:hAnsi="Arial" w:cs="Arial"/>
          <w:b/>
          <w:bCs/>
          <w:color w:val="1A6B7B"/>
          <w:sz w:val="28"/>
          <w:szCs w:val="28"/>
        </w:rPr>
        <w:t>16.1 Technology Stack</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7"/>
        <w:gridCol w:w="2348"/>
        <w:gridCol w:w="2335"/>
      </w:tblGrid>
      <w:tr w:rsidR="006D47BD" w14:paraId="569C1976"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B5CE9A2" w14:textId="77777777" w:rsidR="006D47BD" w:rsidRDefault="00BD2036">
            <w:r>
              <w:rPr>
                <w:rFonts w:ascii="Arial" w:eastAsia="Arial" w:hAnsi="Arial" w:cs="Arial"/>
                <w:b/>
                <w:bCs/>
                <w:sz w:val="22"/>
                <w:szCs w:val="22"/>
              </w:rPr>
              <w:t>Layer</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67BB582" w14:textId="77777777" w:rsidR="006D47BD" w:rsidRDefault="00BD2036">
            <w:r>
              <w:rPr>
                <w:rFonts w:ascii="Arial" w:eastAsia="Arial" w:hAnsi="Arial" w:cs="Arial"/>
                <w:b/>
                <w:bCs/>
                <w:sz w:val="22"/>
                <w:szCs w:val="22"/>
              </w:rPr>
              <w:t>Technology</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72EF04E7" w14:textId="77777777" w:rsidR="006D47BD" w:rsidRDefault="00BD2036">
            <w:r>
              <w:rPr>
                <w:rFonts w:ascii="Arial" w:eastAsia="Arial" w:hAnsi="Arial" w:cs="Arial"/>
                <w:b/>
                <w:bCs/>
                <w:sz w:val="22"/>
                <w:szCs w:val="22"/>
              </w:rPr>
              <w:t>Notes</w:t>
            </w:r>
          </w:p>
        </w:tc>
      </w:tr>
      <w:tr w:rsidR="006D47BD" w14:paraId="6948555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89B456" w14:textId="77777777" w:rsidR="006D47BD" w:rsidRDefault="00BD2036">
            <w:r>
              <w:rPr>
                <w:rFonts w:ascii="Arial" w:eastAsia="Arial" w:hAnsi="Arial" w:cs="Arial"/>
                <w:sz w:val="22"/>
                <w:szCs w:val="22"/>
              </w:rPr>
              <w:t>Frontend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D8135E" w14:textId="77777777" w:rsidR="006D47BD" w:rsidRDefault="00BD2036">
            <w:r>
              <w:rPr>
                <w:rFonts w:ascii="Arial" w:eastAsia="Arial" w:hAnsi="Arial" w:cs="Arial"/>
                <w:sz w:val="22"/>
                <w:szCs w:val="22"/>
              </w:rPr>
              <w:t>React + Vite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6BEBF9" w14:textId="77777777" w:rsidR="006D47BD" w:rsidRDefault="00BD2036">
            <w:r>
              <w:rPr>
                <w:rFonts w:ascii="Arial" w:eastAsia="Arial" w:hAnsi="Arial" w:cs="Arial"/>
                <w:sz w:val="22"/>
                <w:szCs w:val="22"/>
              </w:rPr>
              <w:t>Hot reload, component-based. Teal green navbar.</w:t>
            </w:r>
          </w:p>
        </w:tc>
      </w:tr>
      <w:tr w:rsidR="006D47BD" w14:paraId="41E2F71B"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6FFF3E8" w14:textId="77777777" w:rsidR="006D47BD" w:rsidRDefault="00BD2036">
            <w:r>
              <w:rPr>
                <w:rFonts w:ascii="Arial" w:eastAsia="Arial" w:hAnsi="Arial" w:cs="Arial"/>
                <w:sz w:val="22"/>
                <w:szCs w:val="22"/>
              </w:rPr>
              <w:t>Styling</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43CCF50" w14:textId="77777777" w:rsidR="006D47BD" w:rsidRDefault="00BD2036">
            <w:r>
              <w:rPr>
                <w:rFonts w:ascii="Arial" w:eastAsia="Arial" w:hAnsi="Arial" w:cs="Arial"/>
                <w:sz w:val="22"/>
                <w:szCs w:val="22"/>
              </w:rPr>
              <w:t>Tailwind CSS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BEA2D91" w14:textId="77777777" w:rsidR="006D47BD" w:rsidRDefault="00BD2036">
            <w:r>
              <w:rPr>
                <w:rFonts w:ascii="Arial" w:eastAsia="Arial" w:hAnsi="Arial" w:cs="Arial"/>
                <w:sz w:val="22"/>
                <w:szCs w:val="22"/>
              </w:rPr>
              <w:t>Custom tokens: --color-primary: #1A6B7B</w:t>
            </w:r>
          </w:p>
        </w:tc>
      </w:tr>
      <w:tr w:rsidR="006D47BD" w14:paraId="5B1402B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2EA212" w14:textId="77777777" w:rsidR="006D47BD" w:rsidRDefault="00BD2036">
            <w:r>
              <w:rPr>
                <w:rFonts w:ascii="Arial" w:eastAsia="Arial" w:hAnsi="Arial" w:cs="Arial"/>
                <w:sz w:val="22"/>
                <w:szCs w:val="22"/>
              </w:rPr>
              <w:t>Backend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0C6F86" w14:textId="77777777" w:rsidR="006D47BD" w:rsidRDefault="00BD2036">
            <w:r>
              <w:rPr>
                <w:rFonts w:ascii="Arial" w:eastAsia="Arial" w:hAnsi="Arial" w:cs="Arial"/>
                <w:sz w:val="22"/>
                <w:szCs w:val="22"/>
              </w:rPr>
              <w:t>Python FastAPI</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1F1923" w14:textId="77777777" w:rsidR="006D47BD" w:rsidRDefault="00BD2036">
            <w:r>
              <w:rPr>
                <w:rFonts w:ascii="Arial" w:eastAsia="Arial" w:hAnsi="Arial" w:cs="Arial"/>
                <w:sz w:val="22"/>
                <w:szCs w:val="22"/>
              </w:rPr>
              <w:t>Modular router structure. Auto-generates OpenAPI docs.</w:t>
            </w:r>
          </w:p>
        </w:tc>
      </w:tr>
      <w:tr w:rsidR="006D47BD" w14:paraId="51F166FF"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9B83C3C" w14:textId="77777777" w:rsidR="006D47BD" w:rsidRDefault="00BD2036">
            <w:r>
              <w:rPr>
                <w:rFonts w:ascii="Arial" w:eastAsia="Arial" w:hAnsi="Arial" w:cs="Arial"/>
                <w:sz w:val="22"/>
                <w:szCs w:val="22"/>
              </w:rPr>
              <w:t>ORM</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BEBA4EA" w14:textId="77777777" w:rsidR="006D47BD" w:rsidRDefault="00BD2036">
            <w:r>
              <w:rPr>
                <w:rFonts w:ascii="Arial" w:eastAsia="Arial" w:hAnsi="Arial" w:cs="Arial"/>
                <w:sz w:val="22"/>
                <w:szCs w:val="22"/>
              </w:rPr>
              <w:t>SQLAlchemy</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A2253B0" w14:textId="77777777" w:rsidR="006D47BD" w:rsidRDefault="00BD2036">
            <w:r>
              <w:rPr>
                <w:rFonts w:ascii="Arial" w:eastAsia="Arial" w:hAnsi="Arial" w:cs="Arial"/>
                <w:sz w:val="22"/>
                <w:szCs w:val="22"/>
              </w:rPr>
              <w:t>SQLite (R1) → PostgreSQL (R2) via connection string.</w:t>
            </w:r>
          </w:p>
        </w:tc>
      </w:tr>
      <w:tr w:rsidR="006D47BD" w14:paraId="6EDA35C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09193B" w14:textId="77777777" w:rsidR="006D47BD" w:rsidRDefault="00BD2036">
            <w:r>
              <w:rPr>
                <w:rFonts w:ascii="Arial" w:eastAsia="Arial" w:hAnsi="Arial" w:cs="Arial"/>
                <w:sz w:val="22"/>
                <w:szCs w:val="22"/>
              </w:rPr>
              <w:t>Database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19C90C" w14:textId="77777777" w:rsidR="006D47BD" w:rsidRDefault="00BD2036">
            <w:r>
              <w:rPr>
                <w:rFonts w:ascii="Arial" w:eastAsia="Arial" w:hAnsi="Arial" w:cs="Arial"/>
                <w:sz w:val="22"/>
                <w:szCs w:val="22"/>
              </w:rPr>
              <w:t>SQLite → PostgreSQL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429851" w14:textId="77777777" w:rsidR="006D47BD" w:rsidRDefault="00BD2036">
            <w:r>
              <w:rPr>
                <w:rFonts w:ascii="Arial" w:eastAsia="Arial" w:hAnsi="Arial" w:cs="Arial"/>
                <w:sz w:val="22"/>
                <w:szCs w:val="22"/>
              </w:rPr>
              <w:t>SQLite for local; PostgreSQL for server.</w:t>
            </w:r>
          </w:p>
        </w:tc>
      </w:tr>
      <w:tr w:rsidR="006D47BD" w14:paraId="331474B0"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44E6278" w14:textId="77777777" w:rsidR="006D47BD" w:rsidRDefault="00BD2036">
            <w:r>
              <w:rPr>
                <w:rFonts w:ascii="Arial" w:eastAsia="Arial" w:hAnsi="Arial" w:cs="Arial"/>
                <w:sz w:val="22"/>
                <w:szCs w:val="22"/>
              </w:rPr>
              <w:t>Auth</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E247894" w14:textId="77777777" w:rsidR="006D47BD" w:rsidRDefault="00BD2036">
            <w:r>
              <w:rPr>
                <w:rFonts w:ascii="Arial" w:eastAsia="Arial" w:hAnsi="Arial" w:cs="Arial"/>
                <w:sz w:val="22"/>
                <w:szCs w:val="22"/>
              </w:rPr>
              <w:t>JWT</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8327738" w14:textId="77777777" w:rsidR="006D47BD" w:rsidRDefault="00BD2036">
            <w:r>
              <w:rPr>
                <w:rFonts w:ascii="Arial" w:eastAsia="Arial" w:hAnsi="Arial" w:cs="Arial"/>
                <w:sz w:val="22"/>
                <w:szCs w:val="22"/>
              </w:rPr>
              <w:t>Role claims in token. Refresh token for persistence.</w:t>
            </w:r>
          </w:p>
        </w:tc>
      </w:tr>
      <w:tr w:rsidR="006D47BD" w14:paraId="287AACE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CD5982" w14:textId="77777777" w:rsidR="006D47BD" w:rsidRDefault="00BD2036">
            <w:r>
              <w:rPr>
                <w:rFonts w:ascii="Arial" w:eastAsia="Arial" w:hAnsi="Arial" w:cs="Arial"/>
                <w:sz w:val="22"/>
                <w:szCs w:val="22"/>
              </w:rPr>
              <w:t>File Processing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EF9457" w14:textId="77777777" w:rsidR="006D47BD" w:rsidRDefault="00BD2036">
            <w:r>
              <w:rPr>
                <w:rFonts w:ascii="Arial" w:eastAsia="Arial" w:hAnsi="Arial" w:cs="Arial"/>
                <w:sz w:val="22"/>
                <w:szCs w:val="22"/>
              </w:rPr>
              <w:t>openpyxl + xlrd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1A855B" w14:textId="77777777" w:rsidR="006D47BD" w:rsidRDefault="00BD2036">
            <w:r>
              <w:rPr>
                <w:rFonts w:ascii="Arial" w:eastAsia="Arial" w:hAnsi="Arial" w:cs="Arial"/>
                <w:sz w:val="22"/>
                <w:szCs w:val="22"/>
              </w:rPr>
              <w:t>Excel/XLS upload parsing. Export generation.</w:t>
            </w:r>
          </w:p>
        </w:tc>
      </w:tr>
      <w:tr w:rsidR="006D47BD" w14:paraId="70BBC71C"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548FB22" w14:textId="77777777" w:rsidR="006D47BD" w:rsidRDefault="00BD2036">
            <w:r>
              <w:rPr>
                <w:rFonts w:ascii="Arial" w:eastAsia="Arial" w:hAnsi="Arial" w:cs="Arial"/>
                <w:sz w:val="22"/>
                <w:szCs w:val="22"/>
              </w:rPr>
              <w:t>Cost Engine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BD70491" w14:textId="77777777" w:rsidR="006D47BD" w:rsidRDefault="00BD2036">
            <w:r>
              <w:rPr>
                <w:rFonts w:ascii="Arial" w:eastAsia="Arial" w:hAnsi="Arial" w:cs="Arial"/>
                <w:sz w:val="22"/>
                <w:szCs w:val="22"/>
              </w:rPr>
              <w:t>FastAPI service layer</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2D717E0" w14:textId="77777777" w:rsidR="006D47BD" w:rsidRDefault="00BD2036">
            <w:r>
              <w:rPr>
                <w:rFonts w:ascii="Arial" w:eastAsia="Arial" w:hAnsi="Arial" w:cs="Arial"/>
                <w:sz w:val="22"/>
                <w:szCs w:val="22"/>
              </w:rPr>
              <w:t>Triggered on state transition events.</w:t>
            </w:r>
          </w:p>
        </w:tc>
      </w:tr>
      <w:tr w:rsidR="006D47BD" w14:paraId="6CDB0EA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D27C19" w14:textId="77777777" w:rsidR="006D47BD" w:rsidRDefault="00BD2036">
            <w:r>
              <w:rPr>
                <w:rFonts w:ascii="Arial" w:eastAsia="Arial" w:hAnsi="Arial" w:cs="Arial"/>
                <w:sz w:val="22"/>
                <w:szCs w:val="22"/>
              </w:rPr>
              <w:t>Business Calendar</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EFBFE6" w14:textId="77777777" w:rsidR="006D47BD" w:rsidRDefault="00BD2036">
            <w:r>
              <w:rPr>
                <w:rFonts w:ascii="Arial" w:eastAsia="Arial" w:hAnsi="Arial" w:cs="Arial"/>
                <w:sz w:val="22"/>
                <w:szCs w:val="22"/>
              </w:rPr>
              <w:t>FastAPI service layer</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A194EC" w14:textId="77777777" w:rsidR="006D47BD" w:rsidRDefault="00BD2036">
            <w:r>
              <w:rPr>
                <w:rFonts w:ascii="Arial" w:eastAsia="Arial" w:hAnsi="Arial" w:cs="Arial"/>
                <w:sz w:val="22"/>
                <w:szCs w:val="22"/>
              </w:rPr>
              <w:t>Business hours calculation for state lead times and ATP.</w:t>
            </w:r>
          </w:p>
        </w:tc>
      </w:tr>
    </w:tbl>
    <w:p w14:paraId="2ACF0719" w14:textId="77777777" w:rsidR="006D47BD" w:rsidRDefault="006D47BD">
      <w:pPr>
        <w:spacing w:before="80" w:after="80"/>
      </w:pPr>
    </w:p>
    <w:p w14:paraId="6350147C" w14:textId="77777777" w:rsidR="006D47BD" w:rsidRDefault="00BD2036">
      <w:pPr>
        <w:pStyle w:val="Heading2"/>
        <w:spacing w:before="180" w:after="100"/>
      </w:pPr>
      <w:r>
        <w:rPr>
          <w:rFonts w:ascii="Arial" w:eastAsia="Arial" w:hAnsi="Arial" w:cs="Arial"/>
          <w:b/>
          <w:bCs/>
          <w:color w:val="1A6B7B"/>
          <w:sz w:val="28"/>
          <w:szCs w:val="28"/>
        </w:rPr>
        <w:t>16.2 Backend Modules</w:t>
      </w:r>
    </w:p>
    <w:p w14:paraId="122EC10D" w14:textId="77777777" w:rsidR="006D47BD" w:rsidRDefault="00BD2036">
      <w:pPr>
        <w:spacing w:before="80" w:after="80"/>
      </w:pPr>
      <w:r>
        <w:rPr>
          <w:rFonts w:ascii="Arial" w:eastAsia="Arial" w:hAnsi="Arial" w:cs="Arial"/>
          <w:sz w:val="22"/>
          <w:szCs w:val="22"/>
        </w:rPr>
        <w:t>R1: auth, products, suppliers, locations, location_types, business_calendars, transit_time_lanes, assembly_times, customers, terminal_states, state_transitions, activity_costs, exchange_rates, order_numbering, inventory, state_history, non_serialised_inventory, purchase_orders, inbound, outbound_orders/sales, outbound_orders/distribution, repair_rework, returns, upload, analytics, api_integration_stub.</w:t>
      </w:r>
    </w:p>
    <w:p w14:paraId="26B0C7B2" w14:textId="77777777" w:rsidR="006D47BD" w:rsidRDefault="00BD2036">
      <w:pPr>
        <w:spacing w:before="80" w:after="80"/>
      </w:pPr>
      <w:r>
        <w:rPr>
          <w:rFonts w:ascii="Arial" w:eastAsia="Arial" w:hAnsi="Arial" w:cs="Arial"/>
          <w:sz w:val="22"/>
          <w:szCs w:val="22"/>
        </w:rPr>
        <w:t>R2 additions: cost_engine, cost_analytics, column_filters, demand_planning, supply_planning, repositioning, purchase_prediction, work_orders, claims, alerting, api_integration (active).</w:t>
      </w:r>
    </w:p>
    <w:p w14:paraId="66E9C570" w14:textId="77777777" w:rsidR="006D47BD" w:rsidRDefault="00BD2036">
      <w:r>
        <w:br w:type="page"/>
      </w:r>
    </w:p>
    <w:p w14:paraId="3148485C" w14:textId="77777777" w:rsidR="006D47BD" w:rsidRDefault="006D47BD">
      <w:pPr>
        <w:sectPr w:rsidR="006D47BD">
          <w:headerReference w:type="default" r:id="rId39"/>
          <w:footerReference w:type="default" r:id="rId40"/>
          <w:pgSz w:w="11906" w:h="16838"/>
          <w:pgMar w:top="1440" w:right="1440" w:bottom="1440" w:left="1440" w:header="708" w:footer="708" w:gutter="0"/>
          <w:cols w:space="720"/>
          <w:docGrid w:linePitch="360"/>
        </w:sectPr>
      </w:pPr>
    </w:p>
    <w:p w14:paraId="3D0CAFC3" w14:textId="77777777" w:rsidR="006D47BD" w:rsidRDefault="00BD2036">
      <w:pPr>
        <w:pStyle w:val="Heading1"/>
        <w:spacing w:before="240" w:after="120"/>
      </w:pPr>
      <w:r>
        <w:rPr>
          <w:rFonts w:ascii="Arial" w:eastAsia="Arial" w:hAnsi="Arial" w:cs="Arial"/>
          <w:b/>
          <w:bCs/>
          <w:color w:val="1A6B7B"/>
        </w:rPr>
        <w:lastRenderedPageBreak/>
        <w:t>17. RELEASE PLAN</w:t>
      </w:r>
    </w:p>
    <w:p w14:paraId="2ABFAA7A" w14:textId="77777777" w:rsidR="006D47BD" w:rsidRDefault="00BD2036">
      <w:pPr>
        <w:pStyle w:val="Heading2"/>
        <w:spacing w:before="180" w:after="100"/>
      </w:pPr>
      <w:r>
        <w:rPr>
          <w:rFonts w:ascii="Arial" w:eastAsia="Arial" w:hAnsi="Arial" w:cs="Arial"/>
          <w:b/>
          <w:bCs/>
          <w:color w:val="1A6B7B"/>
          <w:sz w:val="28"/>
          <w:szCs w:val="28"/>
        </w:rPr>
        <w:t>17.1 R1 Patch Items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1984"/>
        <w:gridCol w:w="1696"/>
        <w:gridCol w:w="1790"/>
      </w:tblGrid>
      <w:tr w:rsidR="006D47BD" w14:paraId="1248D92E"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15FBCD9C" w14:textId="77777777" w:rsidR="006D47BD" w:rsidRDefault="00BD2036">
            <w:r>
              <w:rPr>
                <w:rFonts w:ascii="Arial" w:eastAsia="Arial" w:hAnsi="Arial" w:cs="Arial"/>
                <w:b/>
                <w:bCs/>
                <w:sz w:val="22"/>
                <w:szCs w:val="22"/>
              </w:rPr>
              <w:t>ID</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780B917E" w14:textId="77777777" w:rsidR="006D47BD" w:rsidRDefault="00BD2036">
            <w:r>
              <w:rPr>
                <w:rFonts w:ascii="Arial" w:eastAsia="Arial" w:hAnsi="Arial" w:cs="Arial"/>
                <w:b/>
                <w:bCs/>
                <w:sz w:val="22"/>
                <w:szCs w:val="22"/>
              </w:rPr>
              <w:t>Change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6ED974F9" w14:textId="77777777" w:rsidR="006D47BD" w:rsidRDefault="00BD2036">
            <w:r>
              <w:rPr>
                <w:rFonts w:ascii="Arial" w:eastAsia="Arial" w:hAnsi="Arial" w:cs="Arial"/>
                <w:b/>
                <w:bCs/>
                <w:sz w:val="22"/>
                <w:szCs w:val="22"/>
              </w:rPr>
              <w:t>Effort</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7696B5F" w14:textId="77777777" w:rsidR="006D47BD" w:rsidRDefault="00BD2036">
            <w:r>
              <w:rPr>
                <w:rFonts w:ascii="Arial" w:eastAsia="Arial" w:hAnsi="Arial" w:cs="Arial"/>
                <w:b/>
                <w:bCs/>
                <w:sz w:val="22"/>
                <w:szCs w:val="22"/>
              </w:rPr>
              <w:t>Priority</w:t>
            </w:r>
          </w:p>
        </w:tc>
      </w:tr>
      <w:tr w:rsidR="006D47BD" w14:paraId="260EEC81"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C07FFF" w14:textId="77777777" w:rsidR="006D47BD" w:rsidRDefault="00BD2036">
            <w:r>
              <w:rPr>
                <w:rFonts w:ascii="Arial" w:eastAsia="Arial" w:hAnsi="Arial" w:cs="Arial"/>
                <w:sz w:val="22"/>
                <w:szCs w:val="22"/>
              </w:rPr>
              <w:t>P-01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FB1BA6" w14:textId="77777777" w:rsidR="006D47BD" w:rsidRDefault="00BD2036">
            <w:r>
              <w:rPr>
                <w:rFonts w:ascii="Arial" w:eastAsia="Arial" w:hAnsi="Arial" w:cs="Arial"/>
                <w:sz w:val="22"/>
                <w:szCs w:val="22"/>
              </w:rPr>
              <w:t>Rename to IMS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608A1E" w14:textId="77777777" w:rsidR="006D47BD" w:rsidRDefault="00BD2036">
            <w:r>
              <w:rPr>
                <w:rFonts w:ascii="Arial" w:eastAsia="Arial" w:hAnsi="Arial" w:cs="Arial"/>
                <w:sz w:val="22"/>
                <w:szCs w:val="22"/>
              </w:rPr>
              <w:t>Low</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9F806E" w14:textId="77777777" w:rsidR="006D47BD" w:rsidRDefault="00BD2036">
            <w:r>
              <w:rPr>
                <w:rFonts w:ascii="Arial" w:eastAsia="Arial" w:hAnsi="Arial" w:cs="Arial"/>
                <w:sz w:val="22"/>
                <w:szCs w:val="22"/>
              </w:rPr>
              <w:t>High</w:t>
            </w:r>
          </w:p>
        </w:tc>
      </w:tr>
      <w:tr w:rsidR="006D47BD" w14:paraId="1ABB4F2F"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593E41C" w14:textId="77777777" w:rsidR="006D47BD" w:rsidRDefault="00BD2036">
            <w:r>
              <w:rPr>
                <w:rFonts w:ascii="Arial" w:eastAsia="Arial" w:hAnsi="Arial" w:cs="Arial"/>
                <w:sz w:val="22"/>
                <w:szCs w:val="22"/>
              </w:rPr>
              <w:t>P-02</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5A2D872" w14:textId="77777777" w:rsidR="006D47BD" w:rsidRDefault="00BD2036">
            <w:r>
              <w:rPr>
                <w:rFonts w:ascii="Arial" w:eastAsia="Arial" w:hAnsi="Arial" w:cs="Arial"/>
                <w:sz w:val="22"/>
                <w:szCs w:val="22"/>
              </w:rPr>
              <w:t>Green navbar #1A6B7B</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35651D3" w14:textId="77777777" w:rsidR="006D47BD" w:rsidRDefault="00BD2036">
            <w:r>
              <w:rPr>
                <w:rFonts w:ascii="Arial" w:eastAsia="Arial" w:hAnsi="Arial" w:cs="Arial"/>
                <w:sz w:val="22"/>
                <w:szCs w:val="22"/>
              </w:rPr>
              <w:t>Low</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18DDF45" w14:textId="77777777" w:rsidR="006D47BD" w:rsidRDefault="00BD2036">
            <w:r>
              <w:rPr>
                <w:rFonts w:ascii="Arial" w:eastAsia="Arial" w:hAnsi="Arial" w:cs="Arial"/>
                <w:sz w:val="22"/>
                <w:szCs w:val="22"/>
              </w:rPr>
              <w:t>High</w:t>
            </w:r>
          </w:p>
        </w:tc>
      </w:tr>
      <w:tr w:rsidR="006D47BD" w14:paraId="37E084C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D96DE1" w14:textId="77777777" w:rsidR="006D47BD" w:rsidRDefault="00BD2036">
            <w:r>
              <w:rPr>
                <w:rFonts w:ascii="Arial" w:eastAsia="Arial" w:hAnsi="Arial" w:cs="Arial"/>
                <w:sz w:val="22"/>
                <w:szCs w:val="22"/>
              </w:rPr>
              <w:t>P-03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59263C" w14:textId="77777777" w:rsidR="006D47BD" w:rsidRDefault="00BD2036">
            <w:r>
              <w:rPr>
                <w:rFonts w:ascii="Arial" w:eastAsia="Arial" w:hAnsi="Arial" w:cs="Arial"/>
                <w:sz w:val="22"/>
                <w:szCs w:val="22"/>
              </w:rPr>
              <w:t>Merge nav: Warehouse Tasks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C88EF" w14:textId="77777777" w:rsidR="006D47BD" w:rsidRDefault="00BD2036">
            <w:r>
              <w:rPr>
                <w:rFonts w:ascii="Arial" w:eastAsia="Arial" w:hAnsi="Arial" w:cs="Arial"/>
                <w:sz w:val="22"/>
                <w:szCs w:val="22"/>
              </w:rPr>
              <w:t>Low</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BE416B" w14:textId="77777777" w:rsidR="006D47BD" w:rsidRDefault="00BD2036">
            <w:r>
              <w:rPr>
                <w:rFonts w:ascii="Arial" w:eastAsia="Arial" w:hAnsi="Arial" w:cs="Arial"/>
                <w:sz w:val="22"/>
                <w:szCs w:val="22"/>
              </w:rPr>
              <w:t>Medium</w:t>
            </w:r>
          </w:p>
        </w:tc>
      </w:tr>
      <w:tr w:rsidR="006D47BD" w14:paraId="34D99E36"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B53B1FF" w14:textId="77777777" w:rsidR="006D47BD" w:rsidRDefault="00BD2036">
            <w:r>
              <w:rPr>
                <w:rFonts w:ascii="Arial" w:eastAsia="Arial" w:hAnsi="Arial" w:cs="Arial"/>
                <w:sz w:val="22"/>
                <w:szCs w:val="22"/>
              </w:rPr>
              <w:t>P-04</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4E05157" w14:textId="77777777" w:rsidR="006D47BD" w:rsidRDefault="00BD2036">
            <w:r>
              <w:rPr>
                <w:rFonts w:ascii="Arial" w:eastAsia="Arial" w:hAnsi="Arial" w:cs="Arial"/>
                <w:sz w:val="22"/>
                <w:szCs w:val="22"/>
              </w:rPr>
              <w:t>Merge nav: Admin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C9D37F1" w14:textId="77777777" w:rsidR="006D47BD" w:rsidRDefault="00BD2036">
            <w:r>
              <w:rPr>
                <w:rFonts w:ascii="Arial" w:eastAsia="Arial" w:hAnsi="Arial" w:cs="Arial"/>
                <w:sz w:val="22"/>
                <w:szCs w:val="22"/>
              </w:rPr>
              <w:t>Low</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6780160" w14:textId="77777777" w:rsidR="006D47BD" w:rsidRDefault="00BD2036">
            <w:r>
              <w:rPr>
                <w:rFonts w:ascii="Arial" w:eastAsia="Arial" w:hAnsi="Arial" w:cs="Arial"/>
                <w:sz w:val="22"/>
                <w:szCs w:val="22"/>
              </w:rPr>
              <w:t>Medium</w:t>
            </w:r>
          </w:p>
        </w:tc>
      </w:tr>
      <w:tr w:rsidR="006D47BD" w14:paraId="010B55D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974B65" w14:textId="77777777" w:rsidR="006D47BD" w:rsidRDefault="00BD2036">
            <w:r>
              <w:rPr>
                <w:rFonts w:ascii="Arial" w:eastAsia="Arial" w:hAnsi="Arial" w:cs="Arial"/>
                <w:sz w:val="22"/>
                <w:szCs w:val="22"/>
              </w:rPr>
              <w:t>P-05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342A00" w14:textId="77777777" w:rsidR="006D47BD" w:rsidRDefault="00BD2036">
            <w:r>
              <w:rPr>
                <w:rFonts w:ascii="Arial" w:eastAsia="Arial" w:hAnsi="Arial" w:cs="Arial"/>
                <w:sz w:val="22"/>
                <w:szCs w:val="22"/>
              </w:rPr>
              <w:t>Rename Expecting → In Transit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3C0057" w14:textId="77777777" w:rsidR="006D47BD" w:rsidRDefault="00BD2036">
            <w:r>
              <w:rPr>
                <w:rFonts w:ascii="Arial" w:eastAsia="Arial" w:hAnsi="Arial" w:cs="Arial"/>
                <w:sz w:val="22"/>
                <w:szCs w:val="22"/>
              </w:rPr>
              <w:t>Low</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E5E83E" w14:textId="77777777" w:rsidR="006D47BD" w:rsidRDefault="00BD2036">
            <w:r>
              <w:rPr>
                <w:rFonts w:ascii="Arial" w:eastAsia="Arial" w:hAnsi="Arial" w:cs="Arial"/>
                <w:sz w:val="22"/>
                <w:szCs w:val="22"/>
              </w:rPr>
              <w:t>High</w:t>
            </w:r>
          </w:p>
        </w:tc>
      </w:tr>
      <w:tr w:rsidR="006D47BD" w14:paraId="7BB5667A"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AE7C463" w14:textId="77777777" w:rsidR="006D47BD" w:rsidRDefault="00BD2036">
            <w:r>
              <w:rPr>
                <w:rFonts w:ascii="Arial" w:eastAsia="Arial" w:hAnsi="Arial" w:cs="Arial"/>
                <w:sz w:val="22"/>
                <w:szCs w:val="22"/>
              </w:rPr>
              <w:t>P-06</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865C9CF" w14:textId="77777777" w:rsidR="006D47BD" w:rsidRDefault="00BD2036">
            <w:r>
              <w:rPr>
                <w:rFonts w:ascii="Arial" w:eastAsia="Arial" w:hAnsi="Arial" w:cs="Arial"/>
                <w:sz w:val="22"/>
                <w:szCs w:val="22"/>
              </w:rPr>
              <w:t>Rename Non-Serialised → Accessories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3FBBFE3" w14:textId="77777777" w:rsidR="006D47BD" w:rsidRDefault="00BD2036">
            <w:r>
              <w:rPr>
                <w:rFonts w:ascii="Arial" w:eastAsia="Arial" w:hAnsi="Arial" w:cs="Arial"/>
                <w:sz w:val="22"/>
                <w:szCs w:val="22"/>
              </w:rPr>
              <w:t>Low</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BFD33B4" w14:textId="77777777" w:rsidR="006D47BD" w:rsidRDefault="00BD2036">
            <w:r>
              <w:rPr>
                <w:rFonts w:ascii="Arial" w:eastAsia="Arial" w:hAnsi="Arial" w:cs="Arial"/>
                <w:sz w:val="22"/>
                <w:szCs w:val="22"/>
              </w:rPr>
              <w:t>High</w:t>
            </w:r>
          </w:p>
        </w:tc>
      </w:tr>
    </w:tbl>
    <w:p w14:paraId="792955FF" w14:textId="77777777" w:rsidR="006D47BD" w:rsidRDefault="006D47BD">
      <w:pPr>
        <w:spacing w:before="80" w:after="80"/>
      </w:pPr>
    </w:p>
    <w:p w14:paraId="41D50542" w14:textId="77777777" w:rsidR="006D47BD" w:rsidRDefault="00BD2036">
      <w:pPr>
        <w:pStyle w:val="Heading2"/>
        <w:spacing w:before="180" w:after="100"/>
      </w:pPr>
      <w:r>
        <w:rPr>
          <w:rFonts w:ascii="Arial" w:eastAsia="Arial" w:hAnsi="Arial" w:cs="Arial"/>
          <w:b/>
          <w:bCs/>
          <w:color w:val="1A6B7B"/>
          <w:sz w:val="28"/>
          <w:szCs w:val="28"/>
        </w:rPr>
        <w:t>17.2 R2 Release Phases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2379"/>
        <w:gridCol w:w="2366"/>
      </w:tblGrid>
      <w:tr w:rsidR="006D47BD" w14:paraId="41BFF2EB"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43784ED" w14:textId="77777777" w:rsidR="006D47BD" w:rsidRDefault="00BD2036">
            <w:r>
              <w:rPr>
                <w:rFonts w:ascii="Arial" w:eastAsia="Arial" w:hAnsi="Arial" w:cs="Arial"/>
                <w:b/>
                <w:bCs/>
                <w:sz w:val="22"/>
                <w:szCs w:val="22"/>
              </w:rPr>
              <w:t>Phase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0F34AAC" w14:textId="77777777" w:rsidR="006D47BD" w:rsidRDefault="00BD2036">
            <w:r>
              <w:rPr>
                <w:rFonts w:ascii="Arial" w:eastAsia="Arial" w:hAnsi="Arial" w:cs="Arial"/>
                <w:b/>
                <w:bCs/>
                <w:sz w:val="22"/>
                <w:szCs w:val="22"/>
              </w:rPr>
              <w:t>Module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10846268" w14:textId="77777777" w:rsidR="006D47BD" w:rsidRDefault="00BD2036">
            <w:r>
              <w:rPr>
                <w:rFonts w:ascii="Arial" w:eastAsia="Arial" w:hAnsi="Arial" w:cs="Arial"/>
                <w:b/>
                <w:bCs/>
                <w:sz w:val="22"/>
                <w:szCs w:val="22"/>
              </w:rPr>
              <w:t>Key Deliverables</w:t>
            </w:r>
          </w:p>
        </w:tc>
      </w:tr>
      <w:tr w:rsidR="006D47BD" w14:paraId="1667458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D6FD1E" w14:textId="77777777" w:rsidR="006D47BD" w:rsidRDefault="00BD2036">
            <w:r>
              <w:rPr>
                <w:rFonts w:ascii="Arial" w:eastAsia="Arial" w:hAnsi="Arial" w:cs="Arial"/>
                <w:sz w:val="22"/>
                <w:szCs w:val="22"/>
              </w:rPr>
              <w:t>2A</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B96508" w14:textId="77777777" w:rsidR="006D47BD" w:rsidRDefault="00BD2036">
            <w:r>
              <w:rPr>
                <w:rFonts w:ascii="Arial" w:eastAsia="Arial" w:hAnsi="Arial" w:cs="Arial"/>
                <w:sz w:val="22"/>
                <w:szCs w:val="22"/>
              </w:rPr>
              <w:t>R1 Patches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65A492" w14:textId="77777777" w:rsidR="006D47BD" w:rsidRDefault="00BD2036">
            <w:r>
              <w:rPr>
                <w:rFonts w:ascii="Arial" w:eastAsia="Arial" w:hAnsi="Arial" w:cs="Arial"/>
                <w:sz w:val="22"/>
                <w:szCs w:val="22"/>
              </w:rPr>
              <w:t>All 6 patch items applied.</w:t>
            </w:r>
          </w:p>
        </w:tc>
      </w:tr>
      <w:tr w:rsidR="006D47BD" w14:paraId="18034084"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2E2A695" w14:textId="77777777" w:rsidR="006D47BD" w:rsidRDefault="00BD2036">
            <w:r>
              <w:rPr>
                <w:rFonts w:ascii="Arial" w:eastAsia="Arial" w:hAnsi="Arial" w:cs="Arial"/>
                <w:sz w:val="22"/>
                <w:szCs w:val="22"/>
              </w:rPr>
              <w:t>2B</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C1D5C80" w14:textId="77777777" w:rsidR="006D47BD" w:rsidRDefault="00BD2036">
            <w:r>
              <w:rPr>
                <w:rFonts w:ascii="Arial" w:eastAsia="Arial" w:hAnsi="Arial" w:cs="Arial"/>
                <w:sz w:val="22"/>
                <w:szCs w:val="22"/>
              </w:rPr>
              <w:t>Inventory Enhancements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D726115" w14:textId="77777777" w:rsidR="006D47BD" w:rsidRDefault="00BD2036">
            <w:r>
              <w:rPr>
                <w:rFonts w:ascii="Arial" w:eastAsia="Arial" w:hAnsi="Arial" w:cs="Arial"/>
                <w:sz w:val="22"/>
                <w:szCs w:val="22"/>
              </w:rPr>
              <w:t>Latest Date/Location columns; In Transit expanded; column filtering all views.</w:t>
            </w:r>
          </w:p>
        </w:tc>
      </w:tr>
      <w:tr w:rsidR="006D47BD" w14:paraId="793A629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CED248" w14:textId="77777777" w:rsidR="006D47BD" w:rsidRDefault="00BD2036">
            <w:r>
              <w:rPr>
                <w:rFonts w:ascii="Arial" w:eastAsia="Arial" w:hAnsi="Arial" w:cs="Arial"/>
                <w:sz w:val="22"/>
                <w:szCs w:val="22"/>
              </w:rPr>
              <w:t>2C</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65F530" w14:textId="77777777" w:rsidR="006D47BD" w:rsidRDefault="00BD2036">
            <w:r>
              <w:rPr>
                <w:rFonts w:ascii="Arial" w:eastAsia="Arial" w:hAnsi="Arial" w:cs="Arial"/>
                <w:sz w:val="22"/>
                <w:szCs w:val="22"/>
              </w:rPr>
              <w:t>PO Received Date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7C14E4" w14:textId="77777777" w:rsidR="006D47BD" w:rsidRDefault="00BD2036">
            <w:r>
              <w:rPr>
                <w:rFonts w:ascii="Arial" w:eastAsia="Arial" w:hAnsi="Arial" w:cs="Arial"/>
                <w:sz w:val="22"/>
                <w:szCs w:val="22"/>
              </w:rPr>
              <w:t>ReceivedDate on PO header and lines.</w:t>
            </w:r>
          </w:p>
        </w:tc>
      </w:tr>
      <w:tr w:rsidR="006D47BD" w14:paraId="65FC3F11"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FE52D1F" w14:textId="77777777" w:rsidR="006D47BD" w:rsidRDefault="00BD2036">
            <w:r>
              <w:rPr>
                <w:rFonts w:ascii="Arial" w:eastAsia="Arial" w:hAnsi="Arial" w:cs="Arial"/>
                <w:sz w:val="22"/>
                <w:szCs w:val="22"/>
              </w:rPr>
              <w:t>2D</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600D841" w14:textId="77777777" w:rsidR="006D47BD" w:rsidRDefault="00BD2036">
            <w:r>
              <w:rPr>
                <w:rFonts w:ascii="Arial" w:eastAsia="Arial" w:hAnsi="Arial" w:cs="Arial"/>
                <w:sz w:val="22"/>
                <w:szCs w:val="22"/>
              </w:rPr>
              <w:t>Cost Calculation Engine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974EEDD" w14:textId="77777777" w:rsidR="006D47BD" w:rsidRDefault="00BD2036">
            <w:r>
              <w:rPr>
                <w:rFonts w:ascii="Arial" w:eastAsia="Arial" w:hAnsi="Arial" w:cs="Arial"/>
                <w:sz w:val="22"/>
                <w:szCs w:val="22"/>
              </w:rPr>
              <w:t>State transition cost hook; FX conversion; accumulated cost per serial.</w:t>
            </w:r>
          </w:p>
        </w:tc>
      </w:tr>
      <w:tr w:rsidR="006D47BD" w14:paraId="0528C31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0C6484" w14:textId="77777777" w:rsidR="006D47BD" w:rsidRDefault="00BD2036">
            <w:r>
              <w:rPr>
                <w:rFonts w:ascii="Arial" w:eastAsia="Arial" w:hAnsi="Arial" w:cs="Arial"/>
                <w:sz w:val="22"/>
                <w:szCs w:val="22"/>
              </w:rPr>
              <w:t>2E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78E0AA" w14:textId="77777777" w:rsidR="006D47BD" w:rsidRDefault="00BD2036">
            <w:r>
              <w:rPr>
                <w:rFonts w:ascii="Arial" w:eastAsia="Arial" w:hAnsi="Arial" w:cs="Arial"/>
                <w:sz w:val="22"/>
                <w:szCs w:val="22"/>
              </w:rPr>
              <w:t>Cost KPI Dashboards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4FA2E4" w14:textId="77777777" w:rsidR="006D47BD" w:rsidRDefault="00BD2036">
            <w:r>
              <w:rPr>
                <w:rFonts w:ascii="Arial" w:eastAsia="Arial" w:hAnsi="Arial" w:cs="Arial"/>
                <w:sz w:val="22"/>
                <w:szCs w:val="22"/>
              </w:rPr>
              <w:t>4 cost analytics views with export.</w:t>
            </w:r>
          </w:p>
        </w:tc>
      </w:tr>
      <w:tr w:rsidR="006D47BD" w14:paraId="73F34D83"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7D14763" w14:textId="77777777" w:rsidR="006D47BD" w:rsidRDefault="00BD2036">
            <w:r>
              <w:rPr>
                <w:rFonts w:ascii="Arial" w:eastAsia="Arial" w:hAnsi="Arial" w:cs="Arial"/>
                <w:sz w:val="22"/>
                <w:szCs w:val="22"/>
              </w:rPr>
              <w:t>2F</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2AC6860" w14:textId="77777777" w:rsidR="006D47BD" w:rsidRDefault="00BD2036">
            <w:r>
              <w:rPr>
                <w:rFonts w:ascii="Arial" w:eastAsia="Arial" w:hAnsi="Arial" w:cs="Arial"/>
                <w:sz w:val="22"/>
                <w:szCs w:val="22"/>
              </w:rPr>
              <w:t>Work Orders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B2CE253" w14:textId="77777777" w:rsidR="006D47BD" w:rsidRDefault="00BD2036">
            <w:r>
              <w:rPr>
                <w:rFonts w:ascii="Arial" w:eastAsia="Arial" w:hAnsi="Arial" w:cs="Arial"/>
                <w:sz w:val="22"/>
                <w:szCs w:val="22"/>
              </w:rPr>
              <w:t>Auto-generated warehouse assembly instructions for multi-location BOM.</w:t>
            </w:r>
          </w:p>
        </w:tc>
      </w:tr>
      <w:tr w:rsidR="006D47BD" w14:paraId="2452588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F196BF" w14:textId="77777777" w:rsidR="006D47BD" w:rsidRDefault="00BD2036">
            <w:r>
              <w:rPr>
                <w:rFonts w:ascii="Arial" w:eastAsia="Arial" w:hAnsi="Arial" w:cs="Arial"/>
                <w:sz w:val="22"/>
                <w:szCs w:val="22"/>
              </w:rPr>
              <w:lastRenderedPageBreak/>
              <w:t>2G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30F679" w14:textId="77777777" w:rsidR="006D47BD" w:rsidRDefault="00BD2036">
            <w:r>
              <w:rPr>
                <w:rFonts w:ascii="Arial" w:eastAsia="Arial" w:hAnsi="Arial" w:cs="Arial"/>
                <w:sz w:val="22"/>
                <w:szCs w:val="22"/>
              </w:rPr>
              <w:t>Claims Management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6C7F08" w14:textId="77777777" w:rsidR="006D47BD" w:rsidRDefault="00BD2036">
            <w:r>
              <w:rPr>
                <w:rFonts w:ascii="Arial" w:eastAsia="Arial" w:hAnsi="Arial" w:cs="Arial"/>
                <w:sz w:val="22"/>
                <w:szCs w:val="22"/>
              </w:rPr>
              <w:t>Configurable claim types; claim on PO receipt discrepancy.</w:t>
            </w:r>
          </w:p>
        </w:tc>
      </w:tr>
      <w:tr w:rsidR="006D47BD" w14:paraId="31191B92"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61A3DC9" w14:textId="77777777" w:rsidR="006D47BD" w:rsidRDefault="00BD2036">
            <w:r>
              <w:rPr>
                <w:rFonts w:ascii="Arial" w:eastAsia="Arial" w:hAnsi="Arial" w:cs="Arial"/>
                <w:sz w:val="22"/>
                <w:szCs w:val="22"/>
              </w:rPr>
              <w:t>2H</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7C0F13B" w14:textId="77777777" w:rsidR="006D47BD" w:rsidRDefault="00BD2036">
            <w:r>
              <w:rPr>
                <w:rFonts w:ascii="Arial" w:eastAsia="Arial" w:hAnsi="Arial" w:cs="Arial"/>
                <w:sz w:val="22"/>
                <w:szCs w:val="22"/>
              </w:rPr>
              <w:t>Demand Planning</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FF33A86" w14:textId="77777777" w:rsidR="006D47BD" w:rsidRDefault="00BD2036">
            <w:r>
              <w:rPr>
                <w:rFonts w:ascii="Arial" w:eastAsia="Arial" w:hAnsi="Arial" w:cs="Arial"/>
                <w:sz w:val="22"/>
                <w:szCs w:val="22"/>
              </w:rPr>
              <w:t>Demand Planner role; demand signal management; forecast views.</w:t>
            </w:r>
          </w:p>
        </w:tc>
      </w:tr>
      <w:tr w:rsidR="006D47BD" w14:paraId="68E2F27C"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3714E" w14:textId="77777777" w:rsidR="006D47BD" w:rsidRDefault="00BD2036">
            <w:r>
              <w:rPr>
                <w:rFonts w:ascii="Arial" w:eastAsia="Arial" w:hAnsi="Arial" w:cs="Arial"/>
                <w:sz w:val="22"/>
                <w:szCs w:val="22"/>
              </w:rPr>
              <w:t>2I</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5E78D4" w14:textId="77777777" w:rsidR="006D47BD" w:rsidRDefault="00BD2036">
            <w:r>
              <w:rPr>
                <w:rFonts w:ascii="Arial" w:eastAsia="Arial" w:hAnsi="Arial" w:cs="Arial"/>
                <w:sz w:val="22"/>
                <w:szCs w:val="22"/>
              </w:rPr>
              <w:t>Supply Planning + Repositioning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4E3F66" w14:textId="77777777" w:rsidR="006D47BD" w:rsidRDefault="00BD2036">
            <w:r>
              <w:rPr>
                <w:rFonts w:ascii="Arial" w:eastAsia="Arial" w:hAnsi="Arial" w:cs="Arial"/>
                <w:sz w:val="22"/>
                <w:szCs w:val="22"/>
              </w:rPr>
              <w:t>Safety stock; replenishment engine; repositioning planner.</w:t>
            </w:r>
          </w:p>
        </w:tc>
      </w:tr>
      <w:tr w:rsidR="006D47BD" w14:paraId="0B715D17"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57D755B" w14:textId="77777777" w:rsidR="006D47BD" w:rsidRDefault="00BD2036">
            <w:r>
              <w:rPr>
                <w:rFonts w:ascii="Arial" w:eastAsia="Arial" w:hAnsi="Arial" w:cs="Arial"/>
                <w:sz w:val="22"/>
                <w:szCs w:val="22"/>
              </w:rPr>
              <w:t>2J</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90C1CFF" w14:textId="77777777" w:rsidR="006D47BD" w:rsidRDefault="00BD2036">
            <w:r>
              <w:rPr>
                <w:rFonts w:ascii="Arial" w:eastAsia="Arial" w:hAnsi="Arial" w:cs="Arial"/>
                <w:sz w:val="22"/>
                <w:szCs w:val="22"/>
              </w:rPr>
              <w:t>Purchase Prediction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0C11C8F" w14:textId="77777777" w:rsidR="006D47BD" w:rsidRDefault="00BD2036">
            <w:r>
              <w:rPr>
                <w:rFonts w:ascii="Arial" w:eastAsia="Arial" w:hAnsi="Arial" w:cs="Arial"/>
                <w:sz w:val="22"/>
                <w:szCs w:val="22"/>
              </w:rPr>
              <w:t>Forecast PO needs from demand + lead times.</w:t>
            </w:r>
          </w:p>
        </w:tc>
      </w:tr>
      <w:tr w:rsidR="006D47BD" w14:paraId="32A3B21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0CE53F" w14:textId="77777777" w:rsidR="006D47BD" w:rsidRDefault="00BD2036">
            <w:r>
              <w:rPr>
                <w:rFonts w:ascii="Arial" w:eastAsia="Arial" w:hAnsi="Arial" w:cs="Arial"/>
                <w:sz w:val="22"/>
                <w:szCs w:val="22"/>
              </w:rPr>
              <w:t>2K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C34F1B" w14:textId="77777777" w:rsidR="006D47BD" w:rsidRDefault="00BD2036">
            <w:r>
              <w:rPr>
                <w:rFonts w:ascii="Arial" w:eastAsia="Arial" w:hAnsi="Arial" w:cs="Arial"/>
                <w:sz w:val="22"/>
                <w:szCs w:val="22"/>
              </w:rPr>
              <w:t>Alerting Framework</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BE9D42" w14:textId="77777777" w:rsidR="006D47BD" w:rsidRDefault="00BD2036">
            <w:r>
              <w:rPr>
                <w:rFonts w:ascii="Arial" w:eastAsia="Arial" w:hAnsi="Arial" w:cs="Arial"/>
                <w:sz w:val="22"/>
                <w:szCs w:val="22"/>
              </w:rPr>
              <w:t>Configurable alert rules; in-app + email notifications.</w:t>
            </w:r>
          </w:p>
        </w:tc>
      </w:tr>
      <w:tr w:rsidR="006D47BD" w14:paraId="0B9EAD1E"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CF2D56C" w14:textId="77777777" w:rsidR="006D47BD" w:rsidRDefault="00BD2036">
            <w:r>
              <w:rPr>
                <w:rFonts w:ascii="Arial" w:eastAsia="Arial" w:hAnsi="Arial" w:cs="Arial"/>
                <w:sz w:val="22"/>
                <w:szCs w:val="22"/>
              </w:rPr>
              <w:t>2L</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AF26043" w14:textId="77777777" w:rsidR="006D47BD" w:rsidRDefault="00BD2036">
            <w:r>
              <w:rPr>
                <w:rFonts w:ascii="Arial" w:eastAsia="Arial" w:hAnsi="Arial" w:cs="Arial"/>
                <w:sz w:val="22"/>
                <w:szCs w:val="22"/>
              </w:rPr>
              <w:t>API Integration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F639D84" w14:textId="77777777" w:rsidR="006D47BD" w:rsidRDefault="00BD2036">
            <w:r>
              <w:rPr>
                <w:rFonts w:ascii="Arial" w:eastAsia="Arial" w:hAnsi="Arial" w:cs="Arial"/>
                <w:sz w:val="22"/>
                <w:szCs w:val="22"/>
              </w:rPr>
              <w:t>Live GET/POST with Logistics API. Spec addendum first.</w:t>
            </w:r>
          </w:p>
        </w:tc>
      </w:tr>
    </w:tbl>
    <w:p w14:paraId="61641B68" w14:textId="77777777" w:rsidR="006D47BD" w:rsidRDefault="00BD2036">
      <w:r>
        <w:br w:type="page"/>
      </w:r>
    </w:p>
    <w:p w14:paraId="587C57DF" w14:textId="77777777" w:rsidR="006D47BD" w:rsidRDefault="006D47BD">
      <w:pPr>
        <w:sectPr w:rsidR="006D47BD">
          <w:headerReference w:type="default" r:id="rId41"/>
          <w:footerReference w:type="default" r:id="rId42"/>
          <w:pgSz w:w="11906" w:h="16838"/>
          <w:pgMar w:top="1440" w:right="1440" w:bottom="1440" w:left="1440" w:header="708" w:footer="708" w:gutter="0"/>
          <w:cols w:space="720"/>
          <w:docGrid w:linePitch="360"/>
        </w:sectPr>
      </w:pPr>
    </w:p>
    <w:p w14:paraId="7FFF0001" w14:textId="77777777" w:rsidR="00000000" w:rsidRDefault="00000000">
      <w:pPr>
        <w:pStyle w:val="Heading1"/>
        <w:spacing w:before="240" w:after="120"/>
        <w:rPr>
          <w:ins w:id="2" w:author="Claude" w:date="2026-05-19T00:00:00Z"/>
        </w:rPr>
      </w:pPr>
      <w:r>
        <w:rPr>
          <w:rFonts w:ascii="Arial" w:eastAsia="Arial" w:hAnsi="Arial" w:cs="Arial"/>
          <w:b/>
          <w:bCs/>
          <w:color w:val="1A6B7B"/>
        </w:rPr>
        <w:lastRenderedPageBreak/>
        <w:t>17A. PHASE 2K — ALERTING FRAMEWORK</w:t>
      </w:r>
    </w:p>
    <w:p w14:paraId="7FFF0002" w14:textId="77777777" w:rsidR="00000000" w:rsidRDefault="00000000">
      <w:pPr>
        <w:spacing w:before="80" w:after="80"/>
        <w:rPr>
          <w:ins w:id="3" w:author="Claude" w:date="2026-05-19T00:00:00Z"/>
        </w:rPr>
      </w:pPr>
      <w:r>
        <w:rPr>
          <w:rFonts w:ascii="Arial" w:eastAsia="Arial" w:hAnsi="Arial" w:cs="Arial"/>
          <w:sz w:val="22"/>
          <w:szCs w:val="22"/>
        </w:rPr>
        <w:t>Overview: A rule-based alert engine that evaluates conditions across inventory, orders, and terminals, generating alerts visible in a dedicated Alerts page and via a bell icon badge in the top navigation bar.</w:t>
      </w:r>
    </w:p>
    <w:p w14:paraId="7FFF0003" w14:textId="77777777" w:rsidR="00000000" w:rsidRDefault="00000000">
      <w:pPr>
        <w:pStyle w:val="Heading2"/>
        <w:spacing w:before="180" w:after="100"/>
        <w:rPr>
          <w:ins w:id="4" w:author="Claude" w:date="2026-05-19T00:00:00Z"/>
        </w:rPr>
      </w:pPr>
      <w:r>
        <w:rPr>
          <w:rFonts w:ascii="Arial" w:eastAsia="Arial" w:hAnsi="Arial" w:cs="Arial"/>
          <w:b/>
          <w:bCs/>
          <w:color w:val="1A6B7B"/>
          <w:sz w:val="28"/>
          <w:szCs w:val="28"/>
        </w:rPr>
        <w:t>Data Model Changes</w:t>
      </w:r>
    </w:p>
    <w:p w14:paraId="7FFF0004" w14:textId="77777777" w:rsidR="00000000" w:rsidRDefault="00000000">
      <w:pPr>
        <w:spacing w:before="80" w:after="80"/>
        <w:rPr>
          <w:ins w:id="5" w:author="Claude" w:date="2026-05-19T00:00:00Z"/>
        </w:rPr>
      </w:pPr>
      <w:r>
        <w:rPr>
          <w:rFonts w:ascii="Arial" w:eastAsia="Arial" w:hAnsi="Arial" w:cs="Arial"/>
          <w:b/>
          <w:bCs/>
          <w:sz w:val="22"/>
          <w:szCs w:val="22"/>
        </w:rPr>
        <w:t xml:space="preserve">Product master: </w:t>
      </w:r>
      <w:r>
        <w:rPr>
          <w:rFonts w:ascii="Arial" w:eastAsia="Arial" w:hAnsi="Arial" w:cs="Arial"/>
          <w:sz w:val="22"/>
          <w:szCs w:val="22"/>
        </w:rPr>
        <w:t>new fields battery_life_days (INTEGER), warranty_days (INTEGER), repair_max_days (INTEGER).</w:t>
      </w:r>
    </w:p>
    <w:p w14:paraId="7FFF0005" w14:textId="77777777" w:rsidR="00000000" w:rsidRDefault="00000000">
      <w:pPr>
        <w:spacing w:before="80" w:after="80"/>
        <w:rPr>
          <w:ins w:id="6" w:author="Claude" w:date="2026-05-19T00:00:00Z"/>
        </w:rPr>
      </w:pPr>
      <w:r>
        <w:rPr>
          <w:rFonts w:ascii="Arial" w:eastAsia="Arial" w:hAnsi="Arial" w:cs="Arial"/>
          <w:b/>
          <w:bCs/>
          <w:sz w:val="22"/>
          <w:szCs w:val="22"/>
        </w:rPr>
        <w:t xml:space="preserve">New terminal state: </w:t>
      </w:r>
      <w:r>
        <w:rPr>
          <w:rFonts w:ascii="Arial" w:eastAsia="Arial" w:hAnsi="Arial" w:cs="Arial"/>
          <w:sz w:val="22"/>
          <w:szCs w:val="22"/>
        </w:rPr>
        <w:t>RECHARGED — battery recharged and ready for use.</w:t>
      </w:r>
    </w:p>
    <w:p w14:paraId="7FFF0006" w14:textId="77777777" w:rsidR="00000000" w:rsidRDefault="00000000">
      <w:pPr>
        <w:spacing w:before="80" w:after="80"/>
        <w:rPr>
          <w:ins w:id="7" w:author="Claude" w:date="2026-05-19T00:00:00Z"/>
        </w:rPr>
      </w:pPr>
      <w:r>
        <w:rPr>
          <w:rFonts w:ascii="Arial" w:eastAsia="Arial" w:hAnsi="Arial" w:cs="Arial"/>
          <w:b/>
          <w:bCs/>
          <w:sz w:val="22"/>
          <w:szCs w:val="22"/>
        </w:rPr>
        <w:t xml:space="preserve">New table alert_rules: </w:t>
      </w:r>
      <w:r>
        <w:rPr>
          <w:rFonts w:ascii="Arial" w:eastAsia="Arial" w:hAnsi="Arial" w:cs="Arial"/>
          <w:sz w:val="22"/>
          <w:szCs w:val="22"/>
        </w:rPr>
        <w:t>id, rule_code (UNIQUE), name, description, enabled, threshold_urgent_days, threshold_critical_days.</w:t>
      </w:r>
    </w:p>
    <w:p w14:paraId="7FFF0007" w14:textId="77777777" w:rsidR="00000000" w:rsidRDefault="00000000">
      <w:pPr>
        <w:spacing w:before="80" w:after="80"/>
        <w:rPr>
          <w:ins w:id="8" w:author="Claude" w:date="2026-05-19T00:00:00Z"/>
        </w:rPr>
      </w:pPr>
      <w:r>
        <w:rPr>
          <w:rFonts w:ascii="Arial" w:eastAsia="Arial" w:hAnsi="Arial" w:cs="Arial"/>
          <w:b/>
          <w:bCs/>
          <w:sz w:val="22"/>
          <w:szCs w:val="22"/>
        </w:rPr>
        <w:t xml:space="preserve">New table alerts: </w:t>
      </w:r>
      <w:r>
        <w:rPr>
          <w:rFonts w:ascii="Arial" w:eastAsia="Arial" w:hAnsi="Arial" w:cs="Arial"/>
          <w:sz w:val="22"/>
          <w:szCs w:val="22"/>
        </w:rPr>
        <w:t>id, rule_id (FK), severity (Normal/Urgent/Critical), status (New/Acknowledged), serial_id, product_id, location_id, reference_id, reference_type, message, days_overdue, acknowledged_by_user_id, acknowledged_at.</w:t>
      </w:r>
    </w:p>
    <w:p w14:paraId="7FFF0008" w14:textId="77777777" w:rsidR="00000000" w:rsidRDefault="00000000">
      <w:pPr>
        <w:pStyle w:val="Heading2"/>
        <w:spacing w:before="180" w:after="100"/>
        <w:rPr>
          <w:ins w:id="9" w:author="Claude" w:date="2026-05-19T00:00:00Z"/>
        </w:rPr>
      </w:pPr>
      <w:r>
        <w:rPr>
          <w:rFonts w:ascii="Arial" w:eastAsia="Arial" w:hAnsi="Arial" w:cs="Arial"/>
          <w:b/>
          <w:bCs/>
          <w:color w:val="1A6B7B"/>
          <w:sz w:val="28"/>
          <w:szCs w:val="28"/>
        </w:rPr>
        <w:t>Alert Types (6 Rules)</w:t>
      </w:r>
    </w:p>
    <w:p w14:paraId="7FFF0009" w14:textId="77777777" w:rsidR="00000000" w:rsidRDefault="00000000">
      <w:pPr>
        <w:spacing w:before="80" w:after="80"/>
        <w:rPr>
          <w:ins w:id="10" w:author="Claude" w:date="2026-05-19T00:00:00Z"/>
        </w:rPr>
      </w:pPr>
      <w:r>
        <w:rPr>
          <w:rFonts w:ascii="Arial" w:eastAsia="Arial" w:hAnsi="Arial" w:cs="Arial"/>
          <w:b/>
          <w:bCs/>
          <w:sz w:val="22"/>
          <w:szCs w:val="22"/>
        </w:rPr>
        <w:t xml:space="preserve">1. RETURN_RECEIVED — </w:t>
      </w:r>
      <w:r>
        <w:rPr>
          <w:rFonts w:ascii="Arial" w:eastAsia="Arial" w:hAnsi="Arial" w:cs="Arial"/>
          <w:sz w:val="22"/>
          <w:szCs w:val="22"/>
        </w:rPr>
        <w:t>Triggers for every return order in Open or Received status awaiting warehouse processing. Severity: Urgent.</w:t>
      </w:r>
    </w:p>
    <w:p w14:paraId="7FFF000A" w14:textId="77777777" w:rsidR="00000000" w:rsidRDefault="00000000">
      <w:pPr>
        <w:spacing w:before="80" w:after="80"/>
        <w:rPr>
          <w:ins w:id="11" w:author="Claude" w:date="2026-05-19T00:00:00Z"/>
        </w:rPr>
      </w:pPr>
      <w:r>
        <w:rPr>
          <w:rFonts w:ascii="Arial" w:eastAsia="Arial" w:hAnsi="Arial" w:cs="Arial"/>
          <w:b/>
          <w:bCs/>
          <w:sz w:val="22"/>
          <w:szCs w:val="22"/>
        </w:rPr>
        <w:t xml:space="preserve">2. REPAIR_OVERDUE — </w:t>
      </w:r>
      <w:r>
        <w:rPr>
          <w:rFonts w:ascii="Arial" w:eastAsia="Arial" w:hAnsi="Arial" w:cs="Arial"/>
          <w:sz w:val="22"/>
          <w:szCs w:val="22"/>
        </w:rPr>
        <w:t>Triggers when a terminal has been in IN_REPAIR state longer than the product’s repair_max_days. Severity: Urgent (&lt;7d overdue), Critical (≥7d overdue).</w:t>
      </w:r>
    </w:p>
    <w:p w14:paraId="7FFF000B" w14:textId="77777777" w:rsidR="00000000" w:rsidRDefault="00000000">
      <w:pPr>
        <w:spacing w:before="80" w:after="80"/>
        <w:rPr>
          <w:ins w:id="12" w:author="Claude" w:date="2026-05-19T00:00:00Z"/>
        </w:rPr>
      </w:pPr>
      <w:r>
        <w:rPr>
          <w:rFonts w:ascii="Arial" w:eastAsia="Arial" w:hAnsi="Arial" w:cs="Arial"/>
          <w:b/>
          <w:bCs/>
          <w:sz w:val="22"/>
          <w:szCs w:val="22"/>
        </w:rPr>
        <w:t xml:space="preserve">3. TRANSIT_DELAY — </w:t>
      </w:r>
      <w:r>
        <w:rPr>
          <w:rFonts w:ascii="Arial" w:eastAsia="Arial" w:hAnsi="Arial" w:cs="Arial"/>
          <w:sz w:val="22"/>
          <w:szCs w:val="22"/>
        </w:rPr>
        <w:t>Triggers when an in-transit terminal (any TRANSIT_ or EXPECTING state) exceeds the expected lead time from transit_time_lanes or fallback. Configurable thresholds: threshold_urgent_days (default 1), threshold_critical_days (default 2).</w:t>
      </w:r>
    </w:p>
    <w:p w14:paraId="7FFF000C" w14:textId="77777777" w:rsidR="00000000" w:rsidRDefault="00000000">
      <w:pPr>
        <w:spacing w:before="80" w:after="80"/>
        <w:rPr>
          <w:ins w:id="13" w:author="Claude" w:date="2026-05-19T00:00:00Z"/>
        </w:rPr>
      </w:pPr>
      <w:r>
        <w:rPr>
          <w:rFonts w:ascii="Arial" w:eastAsia="Arial" w:hAnsi="Arial" w:cs="Arial"/>
          <w:b/>
          <w:bCs/>
          <w:sz w:val="22"/>
          <w:szCs w:val="22"/>
        </w:rPr>
        <w:t xml:space="preserve">4. LOW_STOCK — </w:t>
      </w:r>
      <w:r>
        <w:rPr>
          <w:rFonts w:ascii="Arial" w:eastAsia="Arial" w:hAnsi="Arial" w:cs="Arial"/>
          <w:sz w:val="22"/>
          <w:szCs w:val="22"/>
        </w:rPr>
        <w:t>Triggers when stock at a location falls below the safety stock reorder_point. Severity: Urgent (below reorder_point), Critical (at or below min_qty). Navigates to Replenishment Planner.</w:t>
      </w:r>
    </w:p>
    <w:p w14:paraId="7FFF000D" w14:textId="77777777" w:rsidR="00000000" w:rsidRDefault="00000000">
      <w:pPr>
        <w:spacing w:before="80" w:after="80"/>
        <w:rPr>
          <w:ins w:id="14" w:author="Claude" w:date="2026-05-19T00:00:00Z"/>
        </w:rPr>
      </w:pPr>
      <w:r>
        <w:rPr>
          <w:rFonts w:ascii="Arial" w:eastAsia="Arial" w:hAnsi="Arial" w:cs="Arial"/>
          <w:b/>
          <w:bCs/>
          <w:sz w:val="22"/>
          <w:szCs w:val="22"/>
        </w:rPr>
        <w:t xml:space="preserve">5. BATTERY_AGING — </w:t>
      </w:r>
      <w:r>
        <w:rPr>
          <w:rFonts w:ascii="Arial" w:eastAsia="Arial" w:hAnsi="Arial" w:cs="Arial"/>
          <w:sz w:val="22"/>
          <w:szCs w:val="22"/>
        </w:rPr>
        <w:t>Triggers based on days since last RECHARGED or QUARANTINE state vs product.battery_life_days. Severity: Normal (7–0 days remaining), Urgent (0 to –3 days = expired, auto-flag for recharge), Critical (&gt;3 days expired). Recharge Work Order created via Warehouse Tasks.</w:t>
      </w:r>
    </w:p>
    <w:p w14:paraId="7FFF000E" w14:textId="77777777" w:rsidR="00000000" w:rsidRDefault="00000000">
      <w:pPr>
        <w:spacing w:before="80" w:after="80"/>
        <w:rPr>
          <w:ins w:id="15" w:author="Claude" w:date="2026-05-19T00:00:00Z"/>
        </w:rPr>
      </w:pPr>
      <w:r>
        <w:rPr>
          <w:rFonts w:ascii="Arial" w:eastAsia="Arial" w:hAnsi="Arial" w:cs="Arial"/>
          <w:b/>
          <w:bCs/>
          <w:sz w:val="22"/>
          <w:szCs w:val="22"/>
        </w:rPr>
        <w:t xml:space="preserve">6. WARRANTY_EXPIRY — </w:t>
      </w:r>
      <w:r>
        <w:rPr>
          <w:rFonts w:ascii="Arial" w:eastAsia="Arial" w:hAnsi="Arial" w:cs="Arial"/>
          <w:sz w:val="22"/>
          <w:szCs w:val="22"/>
        </w:rPr>
        <w:t>Triggers based on days since first RECEIVED state on SO/RN/RP order vs product.warranty_days. Configurable threshold_urgent_days (default 30 days before expiry). Severity: Urgent (within threshold), Critical (expired).</w:t>
      </w:r>
    </w:p>
    <w:p w14:paraId="7FFF000F" w14:textId="77777777" w:rsidR="00000000" w:rsidRDefault="00000000">
      <w:pPr>
        <w:pStyle w:val="Heading2"/>
        <w:spacing w:before="180" w:after="100"/>
        <w:rPr>
          <w:ins w:id="16" w:author="Claude" w:date="2026-05-19T00:00:00Z"/>
        </w:rPr>
      </w:pPr>
      <w:r>
        <w:rPr>
          <w:rFonts w:ascii="Arial" w:eastAsia="Arial" w:hAnsi="Arial" w:cs="Arial"/>
          <w:b/>
          <w:bCs/>
          <w:color w:val="1A6B7B"/>
          <w:sz w:val="28"/>
          <w:szCs w:val="28"/>
        </w:rPr>
        <w:t>Backend Endpoints</w:t>
      </w:r>
    </w:p>
    <w:p w14:paraId="7FFF0010" w14:textId="77777777" w:rsidR="00000000" w:rsidRDefault="00000000">
      <w:pPr>
        <w:spacing w:before="80" w:after="80"/>
        <w:rPr>
          <w:ins w:id="17" w:author="Claude" w:date="2026-05-19T00:00:00Z"/>
        </w:rPr>
      </w:pPr>
      <w:r>
        <w:rPr>
          <w:rFonts w:ascii="Arial" w:eastAsia="Arial" w:hAnsi="Arial" w:cs="Arial"/>
          <w:sz w:val="22"/>
          <w:szCs w:val="22"/>
        </w:rPr>
        <w:t>POST /api/alerts/run — Evaluates all enabled rules, clears and regenerates alerts. GET /api/alerts — List alerts with filters (status, severity, rule_code). GET /api/alerts/summary — Counts of New alerts by severity (for bell icon). POST /api/alerts/{id}/acknowledge — Mark alert as Acknowledged. GET /api/alerts/rules — List all alert rules with configuration. PUT /api/alerts/rules/{id} — Update rule (enabled, thresholds). POST /api/work-orders/recharge — Create a Recharge Work Order for batteries at a locat</w:t>
      </w:r>
      <w:r>
        <w:rPr>
          <w:rFonts w:ascii="Arial" w:eastAsia="Arial" w:hAnsi="Arial" w:cs="Arial"/>
          <w:sz w:val="22"/>
          <w:szCs w:val="22"/>
        </w:rPr>
        <w:t>ion. POST /api/work-orders/{id}/complete-recharge — Complete recharge WO, transitions serials to RECHARGED state.</w:t>
      </w:r>
    </w:p>
    <w:p w14:paraId="7FFF0011" w14:textId="77777777" w:rsidR="00000000" w:rsidRDefault="00000000">
      <w:pPr>
        <w:pStyle w:val="Heading2"/>
        <w:spacing w:before="180" w:after="100"/>
        <w:rPr>
          <w:ins w:id="18" w:author="Claude" w:date="2026-05-19T00:00:00Z"/>
        </w:rPr>
      </w:pPr>
      <w:r>
        <w:rPr>
          <w:rFonts w:ascii="Arial" w:eastAsia="Arial" w:hAnsi="Arial" w:cs="Arial"/>
          <w:b/>
          <w:bCs/>
          <w:color w:val="1A6B7B"/>
          <w:sz w:val="28"/>
          <w:szCs w:val="28"/>
        </w:rPr>
        <w:t>Frontend Components</w:t>
      </w:r>
    </w:p>
    <w:p w14:paraId="7FFF0012" w14:textId="77777777" w:rsidR="00000000" w:rsidRDefault="00000000">
      <w:pPr>
        <w:spacing w:before="80" w:after="80"/>
        <w:rPr>
          <w:ins w:id="19" w:author="Claude" w:date="2026-05-19T00:00:00Z"/>
        </w:rPr>
      </w:pPr>
      <w:r>
        <w:rPr>
          <w:rFonts w:ascii="Arial" w:eastAsia="Arial" w:hAnsi="Arial" w:cs="Arial"/>
          <w:b/>
          <w:bCs/>
          <w:sz w:val="22"/>
          <w:szCs w:val="22"/>
        </w:rPr>
        <w:t xml:space="preserve">Bell icon in top navigation bar </w:t>
      </w:r>
      <w:r>
        <w:rPr>
          <w:rFonts w:ascii="Arial" w:eastAsia="Arial" w:hAnsi="Arial" w:cs="Arial"/>
          <w:sz w:val="22"/>
          <w:szCs w:val="22"/>
        </w:rPr>
        <w:t>with badge showing count of New alerts (red badge = Critical alerts present, amber = Urgent only).</w:t>
      </w:r>
    </w:p>
    <w:p w14:paraId="7FFF0013" w14:textId="77777777" w:rsidR="00000000" w:rsidRDefault="00000000">
      <w:pPr>
        <w:spacing w:before="80" w:after="80"/>
        <w:rPr>
          <w:ins w:id="20" w:author="Claude" w:date="2026-05-19T00:00:00Z"/>
        </w:rPr>
      </w:pPr>
      <w:r>
        <w:rPr>
          <w:rFonts w:ascii="Arial" w:eastAsia="Arial" w:hAnsi="Arial" w:cs="Arial"/>
          <w:b/>
          <w:bCs/>
          <w:sz w:val="22"/>
          <w:szCs w:val="22"/>
        </w:rPr>
        <w:lastRenderedPageBreak/>
        <w:t xml:space="preserve">AlertsPage: </w:t>
      </w:r>
      <w:r>
        <w:rPr>
          <w:rFonts w:ascii="Arial" w:eastAsia="Arial" w:hAnsi="Arial" w:cs="Arial"/>
          <w:sz w:val="22"/>
          <w:szCs w:val="22"/>
        </w:rPr>
        <w:t>table of alerts with severity badges, acknowledge button, Run Alert Engine button, filter by severity/type/status, link to serial detail, navigate-to-replenishment for LOW_STOCK alerts.</w:t>
      </w:r>
    </w:p>
    <w:p w14:paraId="7FFF0014" w14:textId="77777777" w:rsidR="00000000" w:rsidRDefault="00000000">
      <w:pPr>
        <w:spacing w:before="80" w:after="80"/>
        <w:rPr>
          <w:ins w:id="21" w:author="Claude" w:date="2026-05-19T00:00:00Z"/>
        </w:rPr>
      </w:pPr>
      <w:r>
        <w:rPr>
          <w:rFonts w:ascii="Arial" w:eastAsia="Arial" w:hAnsi="Arial" w:cs="Arial"/>
          <w:b/>
          <w:bCs/>
          <w:sz w:val="22"/>
          <w:szCs w:val="22"/>
        </w:rPr>
        <w:t xml:space="preserve">Admin → Alert Rules tab: </w:t>
      </w:r>
      <w:r>
        <w:rPr>
          <w:rFonts w:ascii="Arial" w:eastAsia="Arial" w:hAnsi="Arial" w:cs="Arial"/>
          <w:sz w:val="22"/>
          <w:szCs w:val="22"/>
        </w:rPr>
        <w:t>enable/disable each rule, configure threshold days for TRANSIT_DELAY and WARRANTY_EXPIRY.</w:t>
      </w:r>
    </w:p>
    <w:p w14:paraId="7FFF0015" w14:textId="77777777" w:rsidR="00000000" w:rsidRDefault="00000000">
      <w:pPr>
        <w:spacing w:before="80" w:after="80"/>
        <w:rPr>
          <w:ins w:id="22" w:author="Claude" w:date="2026-05-19T00:00:00Z"/>
        </w:rPr>
      </w:pPr>
      <w:r>
        <w:rPr>
          <w:rFonts w:ascii="Arial" w:eastAsia="Arial" w:hAnsi="Arial" w:cs="Arial"/>
          <w:b/>
          <w:bCs/>
          <w:sz w:val="22"/>
          <w:szCs w:val="22"/>
        </w:rPr>
        <w:t xml:space="preserve">Products admin form: </w:t>
      </w:r>
      <w:r>
        <w:rPr>
          <w:rFonts w:ascii="Arial" w:eastAsia="Arial" w:hAnsi="Arial" w:cs="Arial"/>
          <w:sz w:val="22"/>
          <w:szCs w:val="22"/>
        </w:rPr>
        <w:t>added Battery Life (days), Warranty (days), Max Repair (days) fields.</w:t>
      </w:r>
    </w:p>
    <w:p w14:paraId="7FFF0016" w14:textId="77777777" w:rsidR="00000000" w:rsidRDefault="00000000">
      <w:pPr>
        <w:spacing w:before="80" w:after="80"/>
        <w:rPr>
          <w:ins w:id="23" w:author="Claude" w:date="2026-05-19T00:00:00Z"/>
        </w:rPr>
      </w:pPr>
      <w:r>
        <w:rPr>
          <w:rFonts w:ascii="Arial" w:eastAsia="Arial" w:hAnsi="Arial" w:cs="Arial"/>
          <w:b/>
          <w:bCs/>
          <w:sz w:val="22"/>
          <w:szCs w:val="22"/>
        </w:rPr>
        <w:t xml:space="preserve">WorkOrdersPage: </w:t>
      </w:r>
      <w:r>
        <w:rPr>
          <w:rFonts w:ascii="Arial" w:eastAsia="Arial" w:hAnsi="Arial" w:cs="Arial"/>
          <w:sz w:val="22"/>
          <w:szCs w:val="22"/>
        </w:rPr>
        <w:t>“+ Recharge WO” button opens location-picker modal to create recharge work orders.</w:t>
      </w:r>
    </w:p>
    <w:p w14:paraId="7FFF0017" w14:textId="77777777" w:rsidR="00000000" w:rsidRDefault="00000000">
      <w:pPr>
        <w:spacing w:before="80" w:after="80"/>
        <w:rPr>
          <w:ins w:id="24" w:author="Claude" w:date="2026-05-19T00:00:00Z"/>
        </w:rPr>
      </w:pPr>
      <w:r>
        <w:rPr>
          <w:rFonts w:ascii="Arial" w:eastAsia="Arial" w:hAnsi="Arial" w:cs="Arial"/>
          <w:b/>
          <w:bCs/>
          <w:sz w:val="22"/>
          <w:szCs w:val="22"/>
        </w:rPr>
        <w:t xml:space="preserve">WorkOrderDetailPage: </w:t>
      </w:r>
      <w:r>
        <w:rPr>
          <w:rFonts w:ascii="Arial" w:eastAsia="Arial" w:hAnsi="Arial" w:cs="Arial"/>
          <w:sz w:val="22"/>
          <w:szCs w:val="22"/>
        </w:rPr>
        <w:t>Recharge WO type shows simplified terminal list; Complete button transitions all serials to RECHARGED state.</w:t>
      </w:r>
    </w:p>
    <w:p w14:paraId="7FFF0018" w14:textId="77777777" w:rsidR="00000000" w:rsidRDefault="00000000">
      <w:pPr>
        <w:pStyle w:val="Heading2"/>
        <w:spacing w:before="180" w:after="100"/>
        <w:rPr>
          <w:ins w:id="25" w:author="Claude" w:date="2026-05-19T00:00:00Z"/>
        </w:rPr>
      </w:pPr>
      <w:r>
        <w:rPr>
          <w:rFonts w:ascii="Arial" w:eastAsia="Arial" w:hAnsi="Arial" w:cs="Arial"/>
          <w:b/>
          <w:bCs/>
          <w:color w:val="1A6B7B"/>
          <w:sz w:val="28"/>
          <w:szCs w:val="28"/>
        </w:rPr>
        <w:t>Migration</w:t>
      </w:r>
    </w:p>
    <w:p w14:paraId="7FFF0019" w14:textId="77777777" w:rsidR="00000000" w:rsidRDefault="00000000">
      <w:pPr>
        <w:spacing w:before="80" w:after="80"/>
        <w:rPr>
          <w:ins w:id="26" w:author="Claude" w:date="2026-05-19T00:00:00Z"/>
        </w:rPr>
      </w:pPr>
      <w:r>
        <w:rPr>
          <w:rFonts w:ascii="Arial" w:eastAsia="Arial" w:hAnsi="Arial" w:cs="Arial"/>
          <w:b/>
          <w:bCs/>
          <w:sz w:val="22"/>
          <w:szCs w:val="22"/>
        </w:rPr>
        <w:t xml:space="preserve">migrate_v21.py — </w:t>
      </w:r>
      <w:r>
        <w:rPr>
          <w:rFonts w:ascii="Arial" w:eastAsia="Arial" w:hAnsi="Arial" w:cs="Arial"/>
          <w:sz w:val="22"/>
          <w:szCs w:val="22"/>
        </w:rPr>
        <w:t>adds product alert fields, recreates work_orders table (outbound_order_id nullable), adds RECHARGED state, creates alert_rules/alerts tables with default rules seeded.</w:t>
      </w:r>
    </w:p>
    <w:p w14:paraId="3543DFDA" w14:textId="77777777" w:rsidR="006D47BD" w:rsidRDefault="00BD2036">
      <w:pPr>
        <w:pStyle w:val="Heading1"/>
        <w:spacing w:before="240" w:after="120"/>
      </w:pPr>
      <w:r>
        <w:rPr>
          <w:rFonts w:ascii="Arial" w:eastAsia="Arial" w:hAnsi="Arial" w:cs="Arial"/>
          <w:b/>
          <w:bCs/>
          <w:color w:val="1A6B7B"/>
        </w:rPr>
        <w:t>18. OPEN ITEMS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5"/>
        <w:gridCol w:w="1922"/>
        <w:gridCol w:w="2352"/>
        <w:gridCol w:w="1591"/>
      </w:tblGrid>
      <w:tr w:rsidR="006D47BD" w14:paraId="05C249D4" w14:textId="77777777">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7EF7FDF" w14:textId="77777777" w:rsidR="006D47BD" w:rsidRDefault="00BD2036">
            <w:r>
              <w:rPr>
                <w:rFonts w:ascii="Arial" w:eastAsia="Arial" w:hAnsi="Arial" w:cs="Arial"/>
                <w:b/>
                <w:bCs/>
                <w:sz w:val="22"/>
                <w:szCs w:val="22"/>
              </w:rPr>
              <w:t>#</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0A09410B" w14:textId="77777777" w:rsidR="006D47BD" w:rsidRDefault="00BD2036">
            <w:r>
              <w:rPr>
                <w:rFonts w:ascii="Arial" w:eastAsia="Arial" w:hAnsi="Arial" w:cs="Arial"/>
                <w:b/>
                <w:bCs/>
                <w:sz w:val="22"/>
                <w:szCs w:val="22"/>
              </w:rPr>
              <w:t>Topic</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2010EADC" w14:textId="77777777" w:rsidR="006D47BD" w:rsidRDefault="00BD2036">
            <w:r>
              <w:rPr>
                <w:rFonts w:ascii="Arial" w:eastAsia="Arial" w:hAnsi="Arial" w:cs="Arial"/>
                <w:b/>
                <w:bCs/>
                <w:sz w:val="22"/>
                <w:szCs w:val="22"/>
              </w:rPr>
              <w:t>Description</w:t>
            </w:r>
          </w:p>
        </w:tc>
        <w:tc>
          <w:tcPr>
            <w:tcW w:w="2500" w:type="dxa"/>
            <w:tcBorders>
              <w:top w:val="single" w:sz="6" w:space="0" w:color="000000"/>
              <w:left w:val="single" w:sz="6" w:space="0" w:color="000000"/>
              <w:bottom w:val="single" w:sz="6" w:space="0" w:color="000000"/>
              <w:right w:val="single" w:sz="6" w:space="0" w:color="000000"/>
            </w:tcBorders>
            <w:shd w:val="clear" w:color="auto" w:fill="1A6B7B"/>
            <w:tcMar>
              <w:top w:w="80" w:type="dxa"/>
              <w:left w:w="120" w:type="dxa"/>
              <w:bottom w:w="80" w:type="dxa"/>
              <w:right w:w="120" w:type="dxa"/>
            </w:tcMar>
            <w:vAlign w:val="center"/>
          </w:tcPr>
          <w:p w14:paraId="440EC5AD" w14:textId="77777777" w:rsidR="006D47BD" w:rsidRDefault="00BD2036">
            <w:r>
              <w:rPr>
                <w:rFonts w:ascii="Arial" w:eastAsia="Arial" w:hAnsi="Arial" w:cs="Arial"/>
                <w:b/>
                <w:bCs/>
                <w:sz w:val="22"/>
                <w:szCs w:val="22"/>
              </w:rPr>
              <w:t>Status</w:t>
            </w:r>
          </w:p>
        </w:tc>
      </w:tr>
      <w:tr w:rsidR="006D47BD" w14:paraId="626614CA"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97048A" w14:textId="77777777" w:rsidR="006D47BD" w:rsidRDefault="00BD2036">
            <w:r>
              <w:rPr>
                <w:rFonts w:ascii="Arial" w:eastAsia="Arial" w:hAnsi="Arial" w:cs="Arial"/>
                <w:sz w:val="22"/>
                <w:szCs w:val="22"/>
              </w:rPr>
              <w:t>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95D04B" w14:textId="77777777" w:rsidR="006D47BD" w:rsidRDefault="00BD2036">
            <w:r>
              <w:rPr>
                <w:rFonts w:ascii="Arial" w:eastAsia="Arial" w:hAnsi="Arial" w:cs="Arial"/>
                <w:sz w:val="22"/>
                <w:szCs w:val="22"/>
              </w:rPr>
              <w:t>API Integration Spec</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647C86" w14:textId="77777777" w:rsidR="006D47BD" w:rsidRDefault="00BD2036">
            <w:r>
              <w:rPr>
                <w:rFonts w:ascii="Arial" w:eastAsia="Arial" w:hAnsi="Arial" w:cs="Arial"/>
                <w:sz w:val="22"/>
                <w:szCs w:val="22"/>
              </w:rPr>
              <w:t>GET/POST/PATCH spec not confirmed. Separate addendum required.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0A1220" w14:textId="77777777" w:rsidR="006D47BD" w:rsidRDefault="00BD2036">
            <w:r>
              <w:rPr>
                <w:rFonts w:ascii="Arial" w:eastAsia="Arial" w:hAnsi="Arial" w:cs="Arial"/>
                <w:sz w:val="22"/>
                <w:szCs w:val="22"/>
              </w:rPr>
              <w:t>Open — TBD</w:t>
            </w:r>
          </w:p>
        </w:tc>
      </w:tr>
      <w:tr w:rsidR="006D47BD" w14:paraId="4E38EB90"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13867F2" w14:textId="77777777" w:rsidR="006D47BD" w:rsidRDefault="00BD2036">
            <w:r>
              <w:rPr>
                <w:rFonts w:ascii="Arial" w:eastAsia="Arial" w:hAnsi="Arial" w:cs="Arial"/>
                <w:sz w:val="22"/>
                <w:szCs w:val="22"/>
              </w:rPr>
              <w:t>2</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BF86B3B" w14:textId="77777777" w:rsidR="006D47BD" w:rsidRDefault="00BD2036">
            <w:r>
              <w:rPr>
                <w:rFonts w:ascii="Arial" w:eastAsia="Arial" w:hAnsi="Arial" w:cs="Arial"/>
                <w:sz w:val="22"/>
                <w:szCs w:val="22"/>
              </w:rPr>
              <w:t>e2open Green Hex</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43698BE" w14:textId="77777777" w:rsidR="006D47BD" w:rsidRDefault="00BD2036">
            <w:r>
              <w:rPr>
                <w:rFonts w:ascii="Arial" w:eastAsia="Arial" w:hAnsi="Arial" w:cs="Arial"/>
                <w:sz w:val="22"/>
                <w:szCs w:val="22"/>
              </w:rPr>
              <w:t>#1A6B7B based on colour swatch. Confirm against brand guide.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D8E7C07" w14:textId="77777777" w:rsidR="006D47BD" w:rsidRDefault="00BD2036">
            <w:r>
              <w:rPr>
                <w:rFonts w:ascii="Arial" w:eastAsia="Arial" w:hAnsi="Arial" w:cs="Arial"/>
                <w:sz w:val="22"/>
                <w:szCs w:val="22"/>
              </w:rPr>
              <w:t>Confirm</w:t>
            </w:r>
          </w:p>
        </w:tc>
      </w:tr>
      <w:tr w:rsidR="006D47BD" w14:paraId="5AE35D06"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B1D70A" w14:textId="77777777" w:rsidR="006D47BD" w:rsidRDefault="00BD2036">
            <w:r>
              <w:rPr>
                <w:rFonts w:ascii="Arial" w:eastAsia="Arial" w:hAnsi="Arial" w:cs="Arial"/>
                <w:sz w:val="22"/>
                <w:szCs w:val="22"/>
              </w:rPr>
              <w:t>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9391C4" w14:textId="77777777" w:rsidR="006D47BD" w:rsidRDefault="00BD2036">
            <w:r>
              <w:rPr>
                <w:rFonts w:ascii="Arial" w:eastAsia="Arial" w:hAnsi="Arial" w:cs="Arial"/>
                <w:sz w:val="22"/>
                <w:szCs w:val="22"/>
              </w:rPr>
              <w:t>Exchange Rate Frequency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4C0537" w14:textId="77777777" w:rsidR="006D47BD" w:rsidRDefault="00BD2036">
            <w:r>
              <w:rPr>
                <w:rFonts w:ascii="Arial" w:eastAsia="Arial" w:hAnsi="Arial" w:cs="Arial"/>
                <w:sz w:val="22"/>
                <w:szCs w:val="22"/>
              </w:rPr>
              <w:t>Manually maintained by Admin. No live FX feed.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70CFDF" w14:textId="77777777" w:rsidR="006D47BD" w:rsidRDefault="00BD2036">
            <w:r>
              <w:rPr>
                <w:rFonts w:ascii="Arial" w:eastAsia="Arial" w:hAnsi="Arial" w:cs="Arial"/>
                <w:sz w:val="22"/>
                <w:szCs w:val="22"/>
              </w:rPr>
              <w:t>Accepted</w:t>
            </w:r>
          </w:p>
        </w:tc>
      </w:tr>
      <w:tr w:rsidR="006D47BD" w14:paraId="1F207152"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5F74A62A" w14:textId="77777777" w:rsidR="006D47BD" w:rsidRDefault="00BD2036">
            <w:r>
              <w:rPr>
                <w:rFonts w:ascii="Arial" w:eastAsia="Arial" w:hAnsi="Arial" w:cs="Arial"/>
                <w:sz w:val="22"/>
                <w:szCs w:val="22"/>
              </w:rPr>
              <w:t>4</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1917842F" w14:textId="77777777" w:rsidR="006D47BD" w:rsidRDefault="00BD2036">
            <w:r>
              <w:rPr>
                <w:rFonts w:ascii="Arial" w:eastAsia="Arial" w:hAnsi="Arial" w:cs="Arial"/>
                <w:sz w:val="22"/>
                <w:szCs w:val="22"/>
              </w:rPr>
              <w:t>Column Filtering</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636BA45" w14:textId="77777777" w:rsidR="006D47BD" w:rsidRDefault="00BD2036">
            <w:r>
              <w:rPr>
                <w:rFonts w:ascii="Arial" w:eastAsia="Arial" w:hAnsi="Arial" w:cs="Arial"/>
                <w:sz w:val="22"/>
                <w:szCs w:val="22"/>
              </w:rPr>
              <w:t>Client-side for R1 volumes; server-side in R2 Phase 2B.</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C94AF92" w14:textId="77777777" w:rsidR="006D47BD" w:rsidRDefault="00BD2036">
            <w:r>
              <w:rPr>
                <w:rFonts w:ascii="Arial" w:eastAsia="Arial" w:hAnsi="Arial" w:cs="Arial"/>
                <w:sz w:val="22"/>
                <w:szCs w:val="22"/>
              </w:rPr>
              <w:t>Accepted</w:t>
            </w:r>
          </w:p>
        </w:tc>
      </w:tr>
      <w:tr w:rsidR="006D47BD" w14:paraId="3C54E90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A8253D" w14:textId="77777777" w:rsidR="006D47BD" w:rsidRDefault="00BD2036">
            <w:r>
              <w:rPr>
                <w:rFonts w:ascii="Arial" w:eastAsia="Arial" w:hAnsi="Arial" w:cs="Arial"/>
                <w:sz w:val="22"/>
                <w:szCs w:val="22"/>
              </w:rPr>
              <w:t>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A975D1" w14:textId="77777777" w:rsidR="006D47BD" w:rsidRDefault="00BD2036">
            <w:r>
              <w:rPr>
                <w:rFonts w:ascii="Arial" w:eastAsia="Arial" w:hAnsi="Arial" w:cs="Arial"/>
                <w:sz w:val="22"/>
                <w:szCs w:val="22"/>
              </w:rPr>
              <w:t>Cost Engine Backfill</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19B8E8" w14:textId="77777777" w:rsidR="006D47BD" w:rsidRDefault="00BD2036">
            <w:r>
              <w:rPr>
                <w:rFonts w:ascii="Arial" w:eastAsia="Arial" w:hAnsi="Arial" w:cs="Arial"/>
                <w:sz w:val="22"/>
                <w:szCs w:val="22"/>
              </w:rPr>
              <w:t>Cost engine applies from activation date. Historical transitions show zero unless Admin backfills.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D757ED" w14:textId="77777777" w:rsidR="006D47BD" w:rsidRDefault="00BD2036">
            <w:r>
              <w:rPr>
                <w:rFonts w:ascii="Arial" w:eastAsia="Arial" w:hAnsi="Arial" w:cs="Arial"/>
                <w:sz w:val="22"/>
                <w:szCs w:val="22"/>
              </w:rPr>
              <w:t>Accepted</w:t>
            </w:r>
          </w:p>
        </w:tc>
      </w:tr>
      <w:tr w:rsidR="006D47BD" w14:paraId="6E18D04F"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07D9346" w14:textId="77777777" w:rsidR="006D47BD" w:rsidRDefault="00BD2036">
            <w:r>
              <w:rPr>
                <w:rFonts w:ascii="Arial" w:eastAsia="Arial" w:hAnsi="Arial" w:cs="Arial"/>
                <w:sz w:val="22"/>
                <w:szCs w:val="22"/>
              </w:rPr>
              <w:t>6</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C879CC7" w14:textId="77777777" w:rsidR="006D47BD" w:rsidRDefault="00BD2036">
            <w:r>
              <w:rPr>
                <w:rFonts w:ascii="Arial" w:eastAsia="Arial" w:hAnsi="Arial" w:cs="Arial"/>
                <w:sz w:val="22"/>
                <w:szCs w:val="22"/>
              </w:rPr>
              <w:t>Carrier Integration</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996488C" w14:textId="77777777" w:rsidR="006D47BD" w:rsidRDefault="00BD2036">
            <w:r>
              <w:rPr>
                <w:rFonts w:ascii="Arial" w:eastAsia="Arial" w:hAnsi="Arial" w:cs="Arial"/>
                <w:sz w:val="22"/>
                <w:szCs w:val="22"/>
              </w:rPr>
              <w:t>No live carrier API. Manual or mass upload.</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569FCED" w14:textId="77777777" w:rsidR="006D47BD" w:rsidRDefault="00BD2036">
            <w:r>
              <w:rPr>
                <w:rFonts w:ascii="Arial" w:eastAsia="Arial" w:hAnsi="Arial" w:cs="Arial"/>
                <w:sz w:val="22"/>
                <w:szCs w:val="22"/>
              </w:rPr>
              <w:t>Accepted</w:t>
            </w:r>
          </w:p>
        </w:tc>
      </w:tr>
      <w:tr w:rsidR="006D47BD" w14:paraId="4EBB663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FC5A17" w14:textId="77777777" w:rsidR="006D47BD" w:rsidRDefault="00BD2036">
            <w:r>
              <w:rPr>
                <w:rFonts w:ascii="Arial" w:eastAsia="Arial" w:hAnsi="Arial" w:cs="Arial"/>
                <w:sz w:val="22"/>
                <w:szCs w:val="22"/>
              </w:rPr>
              <w:t>7</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18F3B5" w14:textId="77777777" w:rsidR="006D47BD" w:rsidRDefault="00BD2036">
            <w:r>
              <w:rPr>
                <w:rFonts w:ascii="Arial" w:eastAsia="Arial" w:hAnsi="Arial" w:cs="Arial"/>
                <w:sz w:val="22"/>
                <w:szCs w:val="22"/>
              </w:rPr>
              <w:t>ERP Integration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4A27F2" w14:textId="77777777" w:rsidR="006D47BD" w:rsidRDefault="00BD2036">
            <w:r>
              <w:rPr>
                <w:rFonts w:ascii="Arial" w:eastAsia="Arial" w:hAnsi="Arial" w:cs="Arial"/>
                <w:sz w:val="22"/>
                <w:szCs w:val="22"/>
              </w:rPr>
              <w:t>Out of scope. IMS is standalone master of record.</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EB2370" w14:textId="77777777" w:rsidR="006D47BD" w:rsidRDefault="00BD2036">
            <w:r>
              <w:rPr>
                <w:rFonts w:ascii="Arial" w:eastAsia="Arial" w:hAnsi="Arial" w:cs="Arial"/>
                <w:sz w:val="22"/>
                <w:szCs w:val="22"/>
              </w:rPr>
              <w:t>Out of scope</w:t>
            </w:r>
          </w:p>
        </w:tc>
      </w:tr>
      <w:tr w:rsidR="006D47BD" w14:paraId="42D1262C"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64C2BDD" w14:textId="77777777" w:rsidR="006D47BD" w:rsidRDefault="00BD2036">
            <w:r>
              <w:rPr>
                <w:rFonts w:ascii="Arial" w:eastAsia="Arial" w:hAnsi="Arial" w:cs="Arial"/>
                <w:sz w:val="22"/>
                <w:szCs w:val="22"/>
              </w:rPr>
              <w:lastRenderedPageBreak/>
              <w:t>8</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33B6A65" w14:textId="77777777" w:rsidR="006D47BD" w:rsidRDefault="00BD2036">
            <w:r>
              <w:rPr>
                <w:rFonts w:ascii="Arial" w:eastAsia="Arial" w:hAnsi="Arial" w:cs="Arial"/>
                <w:sz w:val="22"/>
                <w:szCs w:val="22"/>
              </w:rPr>
              <w:t>Business Calendar Completeness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096D6582" w14:textId="77777777" w:rsidR="006D47BD" w:rsidRDefault="00BD2036">
            <w:r>
              <w:rPr>
                <w:rFonts w:ascii="Arial" w:eastAsia="Arial" w:hAnsi="Arial" w:cs="Arial"/>
                <w:sz w:val="22"/>
                <w:szCs w:val="22"/>
              </w:rPr>
              <w:t>Must be populated by Admin per location/supplier. Default: Mon-Fri 08:00-17:00 UTC.</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4DBE446" w14:textId="77777777" w:rsidR="006D47BD" w:rsidRDefault="00BD2036">
            <w:r>
              <w:rPr>
                <w:rFonts w:ascii="Arial" w:eastAsia="Arial" w:hAnsi="Arial" w:cs="Arial"/>
                <w:sz w:val="22"/>
                <w:szCs w:val="22"/>
              </w:rPr>
              <w:t>Admin to complete</w:t>
            </w:r>
          </w:p>
        </w:tc>
      </w:tr>
      <w:tr w:rsidR="006D47BD" w14:paraId="75CA542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B25088" w14:textId="77777777" w:rsidR="006D47BD" w:rsidRDefault="00BD2036">
            <w:r>
              <w:rPr>
                <w:rFonts w:ascii="Arial" w:eastAsia="Arial" w:hAnsi="Arial" w:cs="Arial"/>
                <w:sz w:val="22"/>
                <w:szCs w:val="22"/>
              </w:rPr>
              <w:t>9</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C8567D" w14:textId="77777777" w:rsidR="006D47BD" w:rsidRDefault="00BD2036">
            <w:r>
              <w:rPr>
                <w:rFonts w:ascii="Arial" w:eastAsia="Arial" w:hAnsi="Arial" w:cs="Arial"/>
                <w:sz w:val="22"/>
                <w:szCs w:val="22"/>
              </w:rPr>
              <w:t>Dispatch → RR Migration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AAAE3D" w14:textId="77777777" w:rsidR="006D47BD" w:rsidRDefault="00BD2036">
            <w:r>
              <w:rPr>
                <w:rFonts w:ascii="Arial" w:eastAsia="Arial" w:hAnsi="Arial" w:cs="Arial"/>
                <w:sz w:val="22"/>
                <w:szCs w:val="22"/>
              </w:rPr>
              <w:t>v1.3 replaces Repair Orders with Dispatch/R&amp;R model. R1 RR records migrated in R2.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EB0FD0" w14:textId="77777777" w:rsidR="006D47BD" w:rsidRDefault="00BD2036">
            <w:r>
              <w:rPr>
                <w:rFonts w:ascii="Arial" w:eastAsia="Arial" w:hAnsi="Arial" w:cs="Arial"/>
                <w:sz w:val="22"/>
                <w:szCs w:val="22"/>
              </w:rPr>
              <w:t>R2 task</w:t>
            </w:r>
          </w:p>
        </w:tc>
      </w:tr>
      <w:tr w:rsidR="006D47BD" w14:paraId="2AC39BF1"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6E0A97AE" w14:textId="77777777" w:rsidR="006D47BD" w:rsidRDefault="00BD2036">
            <w:r>
              <w:rPr>
                <w:rFonts w:ascii="Arial" w:eastAsia="Arial" w:hAnsi="Arial" w:cs="Arial"/>
                <w:sz w:val="22"/>
                <w:szCs w:val="22"/>
              </w:rPr>
              <w:t>10</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769EDD1" w14:textId="77777777" w:rsidR="006D47BD" w:rsidRDefault="00BD2036">
            <w:r>
              <w:rPr>
                <w:rFonts w:ascii="Arial" w:eastAsia="Arial" w:hAnsi="Arial" w:cs="Arial"/>
                <w:sz w:val="22"/>
                <w:szCs w:val="22"/>
              </w:rPr>
              <w:t>State Sequence Numbers</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5D52B4B" w14:textId="77777777" w:rsidR="006D47BD" w:rsidRDefault="00BD2036">
            <w:r>
              <w:rPr>
                <w:rFonts w:ascii="Arial" w:eastAsia="Arial" w:hAnsi="Arial" w:cs="Arial"/>
                <w:sz w:val="22"/>
                <w:szCs w:val="22"/>
              </w:rPr>
              <w:t>Informational only; do not enforce transitions. Admin must set during setup.</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DEA90D8" w14:textId="77777777" w:rsidR="006D47BD" w:rsidRDefault="00BD2036">
            <w:r>
              <w:rPr>
                <w:rFonts w:ascii="Arial" w:eastAsia="Arial" w:hAnsi="Arial" w:cs="Arial"/>
                <w:sz w:val="22"/>
                <w:szCs w:val="22"/>
              </w:rPr>
              <w:t>Admin to complete</w:t>
            </w:r>
          </w:p>
        </w:tc>
      </w:tr>
      <w:tr w:rsidR="006D47BD" w14:paraId="60767AFF"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422E90" w14:textId="77777777" w:rsidR="006D47BD" w:rsidRDefault="00BD2036">
            <w:r>
              <w:rPr>
                <w:rFonts w:ascii="Arial" w:eastAsia="Arial" w:hAnsi="Arial" w:cs="Arial"/>
                <w:sz w:val="22"/>
                <w:szCs w:val="22"/>
              </w:rPr>
              <w:t>11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012520" w14:textId="77777777" w:rsidR="006D47BD" w:rsidRDefault="00BD2036">
            <w:r>
              <w:rPr>
                <w:rFonts w:ascii="Arial" w:eastAsia="Arial" w:hAnsi="Arial" w:cs="Arial"/>
                <w:sz w:val="22"/>
                <w:szCs w:val="22"/>
              </w:rPr>
              <w:t>Device Identifiers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FA1C29" w14:textId="77777777" w:rsidR="006D47BD" w:rsidRDefault="00BD2036">
            <w:r>
              <w:rPr>
                <w:rFonts w:ascii="Arial" w:eastAsia="Arial" w:hAnsi="Arial" w:cs="Arial"/>
                <w:sz w:val="22"/>
                <w:szCs w:val="22"/>
              </w:rPr>
              <w:t>ICCID, IMEI 1/2, EID, MAC addresses, Lot Number, Key ID, Terminal Type all added. From Terminals_receiving-Sample.xls.</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171B13" w14:textId="77777777" w:rsidR="006D47BD" w:rsidRDefault="00BD2036">
            <w:r>
              <w:rPr>
                <w:rFonts w:ascii="Arial" w:eastAsia="Arial" w:hAnsi="Arial" w:cs="Arial"/>
                <w:sz w:val="22"/>
                <w:szCs w:val="22"/>
              </w:rPr>
              <w:t>Accepted</w:t>
            </w:r>
          </w:p>
        </w:tc>
      </w:tr>
      <w:tr w:rsidR="006D47BD" w14:paraId="2B8A1466" w14:textId="77777777">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3C597356" w14:textId="77777777" w:rsidR="006D47BD" w:rsidRDefault="00BD2036">
            <w:r>
              <w:rPr>
                <w:rFonts w:ascii="Arial" w:eastAsia="Arial" w:hAnsi="Arial" w:cs="Arial"/>
                <w:sz w:val="22"/>
                <w:szCs w:val="22"/>
              </w:rPr>
              <w:t>12</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4EAA76E5" w14:textId="77777777" w:rsidR="006D47BD" w:rsidRDefault="00BD2036">
            <w:r>
              <w:rPr>
                <w:rFonts w:ascii="Arial" w:eastAsia="Arial" w:hAnsi="Arial" w:cs="Arial"/>
                <w:sz w:val="22"/>
                <w:szCs w:val="22"/>
              </w:rPr>
              <w:t>EID (eSIM)</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7CA0020F" w14:textId="77777777" w:rsidR="006D47BD" w:rsidRDefault="00BD2036">
            <w:r>
              <w:rPr>
                <w:rFonts w:ascii="Arial" w:eastAsia="Arial" w:hAnsi="Arial" w:cs="Arial"/>
                <w:sz w:val="22"/>
                <w:szCs w:val="22"/>
              </w:rPr>
              <w:t>EID field added. Empty in current sample data. Stored for future use.</w:t>
            </w:r>
          </w:p>
        </w:tc>
        <w:tc>
          <w:tcPr>
            <w:tcW w:w="2500" w:type="dxa"/>
            <w:tcBorders>
              <w:top w:val="single" w:sz="6" w:space="0" w:color="000000"/>
              <w:left w:val="single" w:sz="6" w:space="0" w:color="000000"/>
              <w:bottom w:val="single" w:sz="6" w:space="0" w:color="000000"/>
              <w:right w:val="single" w:sz="6" w:space="0" w:color="000000"/>
            </w:tcBorders>
            <w:shd w:val="clear" w:color="auto" w:fill="E6F2F4"/>
            <w:tcMar>
              <w:top w:w="80" w:type="dxa"/>
              <w:left w:w="120" w:type="dxa"/>
              <w:bottom w:w="80" w:type="dxa"/>
              <w:right w:w="120" w:type="dxa"/>
            </w:tcMar>
            <w:vAlign w:val="center"/>
          </w:tcPr>
          <w:p w14:paraId="217BF59C" w14:textId="77777777" w:rsidR="006D47BD" w:rsidRDefault="00BD2036">
            <w:r>
              <w:rPr>
                <w:rFonts w:ascii="Arial" w:eastAsia="Arial" w:hAnsi="Arial" w:cs="Arial"/>
                <w:sz w:val="22"/>
                <w:szCs w:val="22"/>
              </w:rPr>
              <w:t>Accepted — monitor</w:t>
            </w:r>
          </w:p>
        </w:tc>
      </w:tr>
    </w:tbl>
    <w:p w14:paraId="6B3D65C4" w14:textId="77777777" w:rsidR="006D47BD" w:rsidRDefault="006D47BD">
      <w:pPr>
        <w:spacing w:before="80" w:after="80"/>
      </w:pPr>
    </w:p>
    <w:p w14:paraId="2D7612CE" w14:textId="77777777" w:rsidR="006D47BD" w:rsidRDefault="00BD2036">
      <w:pPr>
        <w:spacing w:before="80" w:after="80"/>
      </w:pPr>
      <w:r>
        <w:rPr>
          <w:rFonts w:ascii="Arial" w:eastAsia="Arial" w:hAnsi="Arial" w:cs="Arial"/>
          <w:sz w:val="22"/>
          <w:szCs w:val="22"/>
        </w:rPr>
        <w:t>---</w:t>
      </w:r>
    </w:p>
    <w:p w14:paraId="7FFF0100" w14:textId="77777777" w:rsidR="00000000" w:rsidRDefault="00000000">
      <w:pPr>
        <w:pStyle w:val="Heading2"/>
        <w:spacing w:before="180" w:after="100"/>
        <w:rPr>
          <w:ins w:id="27" w:author="Claude" w:date="2026-05-19T00:00:00Z"/>
        </w:rPr>
      </w:pPr>
      <w:ins w:id="28" w:author="Claude" w:date="2026-05-19T00:00:00Z">
        <w:r>
          <w:rPr>
            <w:rFonts w:ascii="Arial" w:eastAsia="Arial" w:hAnsi="Arial" w:cs="Arial"/>
            <w:b/>
            <w:bCs/>
            <w:color w:val="1A6B7B"/>
            <w:sz w:val="28"/>
            <w:szCs w:val="28"/>
          </w:rPr>
          <w:t>17.3 Release 2 — Completion Status</w:t>
        </w:r>
      </w:ins>
    </w:p>
    <w:p w14:paraId="7FFF0101" w14:textId="77777777" w:rsidR="00000000" w:rsidRDefault="00000000">
      <w:pPr>
        <w:spacing w:before="80" w:after="80"/>
        <w:rPr>
          <w:ins w:id="29" w:author="Claude" w:date="2026-05-19T00:00:00Z"/>
        </w:rPr>
      </w:pPr>
      <w:ins w:id="30" w:author="Claude" w:date="2026-05-19T00:00:00Z">
        <w:r>
          <w:rPr>
            <w:rFonts w:ascii="Arial" w:eastAsia="Arial" w:hAnsi="Arial" w:cs="Arial"/>
            <w:sz w:val="22"/>
            <w:szCs w:val="22"/>
          </w:rPr>
          <w:t>Release 2 development is complete. All features across phases 2A–2L have been implemented and tested. Source code has been uploaded to GitHub. The application continues to run locally at http://localhost:3000 in C:\IMSAPP.</w:t>
        </w:r>
      </w:ins>
    </w:p>
    <w:p w14:paraId="7FFF0102" w14:textId="77777777" w:rsidR="00000000" w:rsidRDefault="00000000">
      <w:pPr>
        <w:pStyle w:val="Heading2"/>
        <w:spacing w:before="180" w:after="100"/>
        <w:rPr>
          <w:ins w:id="31" w:author="Claude" w:date="2026-05-19T00:00:00Z"/>
        </w:rPr>
      </w:pPr>
      <w:ins w:id="32" w:author="Claude" w:date="2026-05-19T00:00:00Z">
        <w:r>
          <w:rPr>
            <w:rFonts w:ascii="Arial" w:eastAsia="Arial" w:hAnsi="Arial" w:cs="Arial"/>
            <w:b/>
            <w:bCs/>
            <w:color w:val="1A6B7B"/>
            <w:sz w:val="28"/>
            <w:szCs w:val="28"/>
          </w:rPr>
          <w:t>17.4 Release 3 — In Preparation</w:t>
        </w:r>
      </w:ins>
    </w:p>
    <w:p w14:paraId="7FFF0103" w14:textId="77777777" w:rsidR="00000000" w:rsidRDefault="00000000">
      <w:pPr>
        <w:spacing w:before="80" w:after="80"/>
        <w:rPr>
          <w:ins w:id="33" w:author="Claude" w:date="2026-05-19T00:00:00Z"/>
        </w:rPr>
      </w:pPr>
      <w:ins w:id="34" w:author="Claude" w:date="2026-05-19T00:00:00Z">
        <w:r>
          <w:rPr>
            <w:rFonts w:ascii="Arial" w:eastAsia="Arial" w:hAnsi="Arial" w:cs="Arial"/>
            <w:sz w:val="22"/>
            <w:szCs w:val="22"/>
          </w:rPr>
          <w:t>Release 3 planning is underway. Scope and requirements will be submitted in due course and this document will be updated accordingly.</w:t>
        </w:r>
      </w:ins>
    </w:p>
    <w:p w14:paraId="25BC3364" w14:textId="77777777" w:rsidR="006D47BD" w:rsidRDefault="00BD2036">
      <w:pPr>
        <w:spacing w:before="80" w:after="80"/>
      </w:pPr>
      <w:r>
        <w:rPr>
          <w:rFonts w:ascii="Arial" w:eastAsia="Arial" w:hAnsi="Arial" w:cs="Arial"/>
          <w:sz w:val="22"/>
          <w:szCs w:val="22"/>
        </w:rPr>
        <w:t>END OF DOCUMENT</w:t>
      </w:r>
    </w:p>
    <w:p w14:paraId="400C52E7" w14:textId="77777777" w:rsidR="006D47BD" w:rsidRDefault="00BD2036">
      <w:pPr>
        <w:spacing w:before="80" w:after="80"/>
      </w:pPr>
      <w:r>
        <w:rPr>
          <w:rFonts w:ascii="Arial" w:eastAsia="Arial" w:hAnsi="Arial" w:cs="Arial"/>
          <w:sz w:val="22"/>
          <w:szCs w:val="22"/>
        </w:rPr>
        <w:t>IMS PRD v1.3 Consolidated | May 2026 | Classification: CONFIDENTIAL</w:t>
      </w:r>
    </w:p>
    <w:sectPr w:rsidR="006D47BD">
      <w:headerReference w:type="default" r:id="rId43"/>
      <w:footerReference w:type="default" r:id="rId4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FF3C1" w14:textId="77777777" w:rsidR="00AB44F9" w:rsidRDefault="00AB44F9">
      <w:r>
        <w:separator/>
      </w:r>
    </w:p>
  </w:endnote>
  <w:endnote w:type="continuationSeparator" w:id="0">
    <w:p w14:paraId="595144DE" w14:textId="77777777" w:rsidR="00AB44F9" w:rsidRDefault="00AB4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389A" w14:textId="77777777"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w:t>
    </w:r>
    <w:r>
      <w:rPr>
        <w:rFonts w:ascii="Arial" w:eastAsia="Arial" w:hAnsi="Arial" w:cs="Arial"/>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DC837" w14:textId="1E5C6D64"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2</w:t>
    </w:r>
    <w:r>
      <w:rPr>
        <w:rFonts w:ascii="Arial" w:eastAsia="Arial" w:hAnsi="Arial" w:cs="Arial"/>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3C0B" w14:textId="5ADD4E33"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3</w:t>
    </w:r>
    <w:r>
      <w:rPr>
        <w:rFonts w:ascii="Arial" w:eastAsia="Arial" w:hAnsi="Arial" w:cs="Arial"/>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0D22C" w14:textId="770DCF31"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4</w:t>
    </w:r>
    <w:r>
      <w:rPr>
        <w:rFonts w:ascii="Arial" w:eastAsia="Arial" w:hAnsi="Arial" w:cs="Arial"/>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1BF9" w14:textId="67D294BE"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6</w:t>
    </w:r>
    <w:r>
      <w:rPr>
        <w:rFonts w:ascii="Arial" w:eastAsia="Arial" w:hAnsi="Arial" w:cs="Arial"/>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0E6A" w14:textId="14A1264D"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7</w:t>
    </w:r>
    <w:r>
      <w:rPr>
        <w:rFonts w:ascii="Arial" w:eastAsia="Arial" w:hAnsi="Arial" w:cs="Arial"/>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B7BA" w14:textId="05471352"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10</w:t>
    </w:r>
    <w:r>
      <w:rPr>
        <w:rFonts w:ascii="Arial" w:eastAsia="Arial" w:hAnsi="Arial" w:cs="Arial"/>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0B42" w14:textId="12BCDEE0"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11</w:t>
    </w:r>
    <w:r>
      <w:rPr>
        <w:rFonts w:ascii="Arial" w:eastAsia="Arial" w:hAnsi="Arial" w:cs="Arial"/>
        <w:sz w:val="22"/>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7EB7B" w14:textId="72BEDFAF"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12</w:t>
    </w:r>
    <w:r>
      <w:rPr>
        <w:rFonts w:ascii="Arial" w:eastAsia="Arial" w:hAnsi="Arial" w:cs="Arial"/>
        <w:sz w:val="22"/>
        <w:szCs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5400" w14:textId="1F983224"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14</w:t>
    </w:r>
    <w:r>
      <w:rPr>
        <w:rFonts w:ascii="Arial" w:eastAsia="Arial" w:hAnsi="Arial" w:cs="Arial"/>
        <w:sz w:val="22"/>
        <w:szCs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A38B" w14:textId="2CC84268"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15</w:t>
    </w:r>
    <w:r>
      <w:rPr>
        <w:rFonts w:ascii="Arial" w:eastAsia="Arial" w:hAnsi="Arial" w:cs="Arial"/>
        <w:sz w:val="22"/>
        <w:szCs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05F8" w14:textId="19A85385"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16</w:t>
    </w:r>
    <w:r>
      <w:rPr>
        <w:rFonts w:ascii="Arial" w:eastAsia="Arial" w:hAnsi="Arial" w:cs="Arial"/>
        <w:sz w:val="22"/>
        <w:szCs w:val="22"/>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FE3D" w14:textId="6998D095"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17</w:t>
    </w:r>
    <w:r>
      <w:rPr>
        <w:rFonts w:ascii="Arial" w:eastAsia="Arial" w:hAnsi="Arial" w:cs="Arial"/>
        <w:sz w:val="22"/>
        <w:szCs w:val="22"/>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1077" w14:textId="2686D7F8"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18</w:t>
    </w:r>
    <w:r>
      <w:rPr>
        <w:rFonts w:ascii="Arial" w:eastAsia="Arial" w:hAnsi="Arial" w:cs="Arial"/>
        <w:sz w:val="22"/>
        <w:szCs w:val="2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6BD1" w14:textId="1E1817E4"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19</w:t>
    </w:r>
    <w:r>
      <w:rPr>
        <w:rFonts w:ascii="Arial" w:eastAsia="Arial" w:hAnsi="Arial" w:cs="Arial"/>
        <w:sz w:val="22"/>
        <w:szCs w:val="2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D85D" w14:textId="1D5954A8"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20</w:t>
    </w:r>
    <w:r>
      <w:rPr>
        <w:rFonts w:ascii="Arial" w:eastAsia="Arial" w:hAnsi="Arial" w:cs="Arial"/>
        <w:sz w:val="22"/>
        <w:szCs w:val="22"/>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71519" w14:textId="071167CF"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22</w:t>
    </w:r>
    <w:r>
      <w:rPr>
        <w:rFonts w:ascii="Arial" w:eastAsia="Arial" w:hAnsi="Arial" w:cs="Arial"/>
        <w:sz w:val="22"/>
        <w:szCs w:val="22"/>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B78C" w14:textId="41C81B35"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23</w:t>
    </w:r>
    <w:r>
      <w:rPr>
        <w:rFonts w:ascii="Arial" w:eastAsia="Arial" w:hAnsi="Arial" w:cs="Arial"/>
        <w:sz w:val="22"/>
        <w:szCs w:val="22"/>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608A0" w14:textId="34C8A422" w:rsidR="006D47BD" w:rsidRDefault="00BD2036">
    <w:pPr>
      <w:pBdr>
        <w:top w:val="double" w:sz="12" w:space="1" w:color="1A6B7B"/>
      </w:pBdr>
      <w:spacing w:before="100" w:after="100"/>
    </w:pPr>
    <w:proofErr w:type="gramStart"/>
    <w:r>
      <w:rPr>
        <w:rFonts w:ascii="Arial" w:eastAsia="Arial" w:hAnsi="Arial" w:cs="Arial"/>
        <w:sz w:val="22"/>
        <w:szCs w:val="22"/>
      </w:rPr>
      <w:t>IMS  |</w:t>
    </w:r>
    <w:proofErr w:type="gramEnd"/>
    <w:r>
      <w:rPr>
        <w:rFonts w:ascii="Arial" w:eastAsia="Arial" w:hAnsi="Arial" w:cs="Arial"/>
        <w:sz w:val="22"/>
        <w:szCs w:val="22"/>
      </w:rPr>
      <w:t xml:space="preserve">  PRD </w:t>
    </w:r>
    <w:proofErr w:type="gramStart"/>
    <w:r>
      <w:rPr>
        <w:rFonts w:ascii="Arial" w:eastAsia="Arial" w:hAnsi="Arial" w:cs="Arial"/>
        <w:sz w:val="22"/>
        <w:szCs w:val="22"/>
      </w:rPr>
      <w:t>v1.3  |</w:t>
    </w:r>
    <w:proofErr w:type="gramEnd"/>
    <w:r>
      <w:rPr>
        <w:rFonts w:ascii="Arial" w:eastAsia="Arial" w:hAnsi="Arial" w:cs="Arial"/>
        <w:sz w:val="22"/>
        <w:szCs w:val="22"/>
      </w:rPr>
      <w:t xml:space="preserve">  May 2026</w:t>
    </w:r>
    <w:r>
      <w:rPr>
        <w:sz w:val="22"/>
        <w:szCs w:val="22"/>
      </w:rPr>
      <w:tab/>
    </w:r>
    <w:r>
      <w:rPr>
        <w:rFonts w:ascii="Arial" w:eastAsia="Arial" w:hAnsi="Arial" w:cs="Arial"/>
        <w:sz w:val="22"/>
        <w:szCs w:val="22"/>
      </w:rPr>
      <w:t xml:space="preserve">Page </w:t>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7C26DD">
      <w:rPr>
        <w:rFonts w:ascii="Arial" w:eastAsia="Arial" w:hAnsi="Arial" w:cs="Arial"/>
        <w:noProof/>
        <w:sz w:val="22"/>
        <w:szCs w:val="22"/>
      </w:rPr>
      <w:t>25</w:t>
    </w:r>
    <w:r>
      <w:rPr>
        <w:rFonts w:ascii="Arial" w:eastAsia="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A1544" w14:textId="77777777" w:rsidR="00AB44F9" w:rsidRDefault="00AB44F9">
      <w:r>
        <w:separator/>
      </w:r>
    </w:p>
  </w:footnote>
  <w:footnote w:type="continuationSeparator" w:id="0">
    <w:p w14:paraId="215A7FAF" w14:textId="77777777" w:rsidR="00AB44F9" w:rsidRDefault="00AB44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2B0A1"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26FF"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74EB"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007B"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88E0D"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5EB3"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A3D5"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B5B00"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B07DB"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8E32"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2BEC"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9318"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23DB"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4681"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E574"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CCCF"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CC415"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A7DD0"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38DE" w14:textId="77777777" w:rsidR="006D47BD" w:rsidRDefault="00BD2036">
    <w:pPr>
      <w:pBdr>
        <w:bottom w:val="double" w:sz="12" w:space="1" w:color="1A6B7B"/>
      </w:pBdr>
      <w:spacing w:before="100" w:after="100"/>
    </w:pPr>
    <w:r>
      <w:rPr>
        <w:rFonts w:ascii="Arial" w:eastAsia="Arial" w:hAnsi="Arial" w:cs="Arial"/>
        <w:b/>
        <w:bCs/>
        <w:sz w:val="24"/>
        <w:szCs w:val="24"/>
      </w:rPr>
      <w:t xml:space="preserve">Inventory Management </w:t>
    </w:r>
    <w:proofErr w:type="gramStart"/>
    <w:r>
      <w:rPr>
        <w:rFonts w:ascii="Arial" w:eastAsia="Arial" w:hAnsi="Arial" w:cs="Arial"/>
        <w:b/>
        <w:bCs/>
        <w:sz w:val="24"/>
        <w:szCs w:val="24"/>
      </w:rPr>
      <w:t>System  |</w:t>
    </w:r>
    <w:proofErr w:type="gramEnd"/>
    <w:r>
      <w:rPr>
        <w:rFonts w:ascii="Arial" w:eastAsia="Arial" w:hAnsi="Arial" w:cs="Arial"/>
        <w:b/>
        <w:bCs/>
        <w:sz w:val="24"/>
        <w:szCs w:val="24"/>
      </w:rPr>
      <w:t xml:space="preserve">  Product Requirements Document</w:t>
    </w:r>
    <w:r>
      <w:rPr>
        <w:sz w:val="24"/>
        <w:szCs w:val="24"/>
      </w:rPr>
      <w:tab/>
    </w:r>
    <w:r>
      <w:rPr>
        <w:rFonts w:ascii="Arial" w:eastAsia="Arial" w:hAnsi="Arial" w:cs="Arial"/>
        <w:b/>
        <w:bCs/>
        <w:color w:val="F7941D"/>
        <w:sz w:val="22"/>
        <w:szCs w:val="22"/>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41B3C"/>
    <w:multiLevelType w:val="hybridMultilevel"/>
    <w:tmpl w:val="9B0E114E"/>
    <w:lvl w:ilvl="0" w:tplc="42BCBCE4">
      <w:start w:val="1"/>
      <w:numFmt w:val="bullet"/>
      <w:lvlText w:val="●"/>
      <w:lvlJc w:val="left"/>
      <w:pPr>
        <w:ind w:left="720" w:hanging="360"/>
      </w:pPr>
    </w:lvl>
    <w:lvl w:ilvl="1" w:tplc="04801BB4">
      <w:start w:val="1"/>
      <w:numFmt w:val="bullet"/>
      <w:lvlText w:val="○"/>
      <w:lvlJc w:val="left"/>
      <w:pPr>
        <w:ind w:left="1440" w:hanging="360"/>
      </w:pPr>
    </w:lvl>
    <w:lvl w:ilvl="2" w:tplc="4ECC6996">
      <w:start w:val="1"/>
      <w:numFmt w:val="bullet"/>
      <w:lvlText w:val="■"/>
      <w:lvlJc w:val="left"/>
      <w:pPr>
        <w:ind w:left="2160" w:hanging="360"/>
      </w:pPr>
    </w:lvl>
    <w:lvl w:ilvl="3" w:tplc="18D058CA">
      <w:start w:val="1"/>
      <w:numFmt w:val="bullet"/>
      <w:lvlText w:val="●"/>
      <w:lvlJc w:val="left"/>
      <w:pPr>
        <w:ind w:left="2880" w:hanging="360"/>
      </w:pPr>
    </w:lvl>
    <w:lvl w:ilvl="4" w:tplc="BE983D52">
      <w:start w:val="1"/>
      <w:numFmt w:val="bullet"/>
      <w:lvlText w:val="○"/>
      <w:lvlJc w:val="left"/>
      <w:pPr>
        <w:ind w:left="3600" w:hanging="360"/>
      </w:pPr>
    </w:lvl>
    <w:lvl w:ilvl="5" w:tplc="D614613A">
      <w:start w:val="1"/>
      <w:numFmt w:val="bullet"/>
      <w:lvlText w:val="■"/>
      <w:lvlJc w:val="left"/>
      <w:pPr>
        <w:ind w:left="4320" w:hanging="360"/>
      </w:pPr>
    </w:lvl>
    <w:lvl w:ilvl="6" w:tplc="5C86F228">
      <w:start w:val="1"/>
      <w:numFmt w:val="bullet"/>
      <w:lvlText w:val="●"/>
      <w:lvlJc w:val="left"/>
      <w:pPr>
        <w:ind w:left="5040" w:hanging="360"/>
      </w:pPr>
    </w:lvl>
    <w:lvl w:ilvl="7" w:tplc="789C86F2">
      <w:start w:val="1"/>
      <w:numFmt w:val="bullet"/>
      <w:lvlText w:val="●"/>
      <w:lvlJc w:val="left"/>
      <w:pPr>
        <w:ind w:left="5760" w:hanging="360"/>
      </w:pPr>
    </w:lvl>
    <w:lvl w:ilvl="8" w:tplc="55669A5C">
      <w:start w:val="1"/>
      <w:numFmt w:val="bullet"/>
      <w:lvlText w:val="●"/>
      <w:lvlJc w:val="left"/>
      <w:pPr>
        <w:ind w:left="6480" w:hanging="360"/>
      </w:pPr>
    </w:lvl>
  </w:abstractNum>
  <w:num w:numId="1" w16cid:durableId="249701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7BD"/>
    <w:rsid w:val="000649EB"/>
    <w:rsid w:val="00222FA6"/>
    <w:rsid w:val="00284A70"/>
    <w:rsid w:val="003A78A9"/>
    <w:rsid w:val="0045674B"/>
    <w:rsid w:val="006449E8"/>
    <w:rsid w:val="006D47BD"/>
    <w:rsid w:val="007C26DD"/>
    <w:rsid w:val="00AB44F9"/>
    <w:rsid w:val="00AE0E12"/>
    <w:rsid w:val="00BD2036"/>
    <w:rsid w:val="00D36634"/>
    <w:rsid w:val="00EF327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B69F3"/>
  <w15:docId w15:val="{6174DD42-F176-45A7-AD37-C93D4673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T" w:eastAsia="en-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header" Target="header17.xml"/><Relationship Id="rId21" Type="http://schemas.openxmlformats.org/officeDocument/2006/relationships/header" Target="header8.xml"/><Relationship Id="rId34" Type="http://schemas.openxmlformats.org/officeDocument/2006/relationships/footer" Target="footer14.xml"/><Relationship Id="rId42" Type="http://schemas.openxmlformats.org/officeDocument/2006/relationships/footer" Target="footer18.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footer" Target="footer16.xml"/><Relationship Id="rId46" Type="http://schemas.openxmlformats.org/officeDocument/2006/relationships/theme" Target="theme/theme1.xml"/><Relationship Id="rId20" Type="http://schemas.openxmlformats.org/officeDocument/2006/relationships/footer" Target="footer7.xml"/><Relationship Id="rId41"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2446</TotalTime>
  <Pages>1</Pages>
  <Words>3899</Words>
  <Characters>26205</Characters>
  <Application>Microsoft Office Word</Application>
  <DocSecurity>0</DocSecurity>
  <Lines>1247</Lines>
  <Paragraphs>716</Paragraphs>
  <ScaleCrop>false</ScaleCrop>
  <HeadingPairs>
    <vt:vector size="2" baseType="variant">
      <vt:variant>
        <vt:lpstr>Title</vt:lpstr>
      </vt:variant>
      <vt:variant>
        <vt:i4>1</vt:i4>
      </vt:variant>
    </vt:vector>
  </HeadingPairs>
  <TitlesOfParts>
    <vt:vector size="1" baseType="lpstr">
      <vt:lpstr/>
    </vt:vector>
  </TitlesOfParts>
  <Company>WiseTech Global</Company>
  <LinksUpToDate>false</LinksUpToDate>
  <CharactersWithSpaces>29388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Jakub Ctvrtnicek</cp:lastModifiedBy>
  <cp:revision>4</cp:revision>
  <dcterms:created xsi:type="dcterms:W3CDTF">2026-05-11T15:31:00Z</dcterms:created>
  <dcterms:modified xsi:type="dcterms:W3CDTF">2026-05-19T09:48:00Z</dcterms:modified>
</cp:coreProperties>
</file>